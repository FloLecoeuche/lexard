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23EA9FB" w14:textId="77777777" w:rsidR="000058D3" w:rsidRDefault="000058D3" w:rsidP="000058D3">
      <w:pPr>
        <w:pStyle w:val="Titre"/>
        <w:jc w:val="right"/>
      </w:pPr>
      <w:r>
        <w:rPr>
          <w:noProof/>
          <w:lang w:eastAsia="fr-FR"/>
        </w:rPr>
        <w:drawing>
          <wp:anchor distT="0" distB="0" distL="114300" distR="114300" simplePos="0" relativeHeight="251659264" behindDoc="0" locked="0" layoutInCell="1" allowOverlap="1" wp14:anchorId="2B9C02C5" wp14:editId="1B230C72">
            <wp:simplePos x="0" y="0"/>
            <wp:positionH relativeFrom="column">
              <wp:posOffset>12065</wp:posOffset>
            </wp:positionH>
            <wp:positionV relativeFrom="paragraph">
              <wp:posOffset>12065</wp:posOffset>
            </wp:positionV>
            <wp:extent cx="1295400" cy="1228969"/>
            <wp:effectExtent l="0" t="0" r="0" b="952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400" cy="1228969"/>
                    </a:xfrm>
                    <a:prstGeom prst="rect">
                      <a:avLst/>
                    </a:prstGeom>
                    <a:solidFill>
                      <a:srgbClr val="FFFFFF"/>
                    </a:solidFill>
                    <a:ln>
                      <a:noFill/>
                    </a:ln>
                  </pic:spPr>
                </pic:pic>
              </a:graphicData>
            </a:graphic>
          </wp:anchor>
        </w:drawing>
      </w:r>
    </w:p>
    <w:p w14:paraId="190BDA3A" w14:textId="77777777" w:rsidR="000058D3" w:rsidRDefault="000058D3" w:rsidP="000058D3">
      <w:pPr>
        <w:pStyle w:val="Titre"/>
        <w:jc w:val="right"/>
      </w:pPr>
    </w:p>
    <w:p w14:paraId="76BFA6F4" w14:textId="77777777" w:rsidR="000058D3" w:rsidRPr="00906C70" w:rsidRDefault="000058D3" w:rsidP="000058D3">
      <w:pPr>
        <w:pStyle w:val="Titre"/>
        <w:jc w:val="right"/>
        <w:rPr>
          <w:sz w:val="40"/>
        </w:rPr>
      </w:pPr>
      <w:r w:rsidRPr="00906C70">
        <w:rPr>
          <w:rFonts w:ascii="Arial" w:hAnsi="Arial" w:cs="Arial"/>
          <w:sz w:val="22"/>
          <w:szCs w:val="18"/>
        </w:rPr>
        <w:t>Secrétariat général</w:t>
      </w:r>
      <w:r w:rsidRPr="00906C70">
        <w:rPr>
          <w:sz w:val="40"/>
        </w:rPr>
        <w:br/>
      </w:r>
      <w:r w:rsidRPr="00906C70">
        <w:rPr>
          <w:rFonts w:ascii="Arial" w:hAnsi="Arial" w:cs="Arial"/>
          <w:sz w:val="22"/>
          <w:szCs w:val="18"/>
        </w:rPr>
        <w:t>pour l’administration</w:t>
      </w:r>
    </w:p>
    <w:p w14:paraId="3174CE36" w14:textId="77777777" w:rsidR="000058D3" w:rsidRDefault="000058D3" w:rsidP="000058D3">
      <w:pPr>
        <w:pStyle w:val="Titre"/>
        <w:jc w:val="right"/>
      </w:pPr>
    </w:p>
    <w:p w14:paraId="6917B2EC" w14:textId="77777777" w:rsidR="000058D3" w:rsidRPr="00503E33" w:rsidRDefault="000058D3" w:rsidP="000058D3">
      <w:pPr>
        <w:pStyle w:val="Titre"/>
        <w:jc w:val="right"/>
        <w:rPr>
          <w:rFonts w:ascii="Marianne" w:hAnsi="Marianne"/>
          <w:sz w:val="22"/>
          <w:u w:val="single"/>
        </w:rPr>
      </w:pPr>
      <w:r w:rsidRPr="00644284">
        <w:t xml:space="preserve"> </w:t>
      </w:r>
    </w:p>
    <w:tbl>
      <w:tblPr>
        <w:tblW w:w="10348" w:type="dxa"/>
        <w:tblInd w:w="-34" w:type="dxa"/>
        <w:tblLayout w:type="fixed"/>
        <w:tblLook w:val="0000" w:firstRow="0" w:lastRow="0" w:firstColumn="0" w:lastColumn="0" w:noHBand="0" w:noVBand="0"/>
      </w:tblPr>
      <w:tblGrid>
        <w:gridCol w:w="10348"/>
      </w:tblGrid>
      <w:tr w:rsidR="000058D3" w:rsidRPr="00240366" w14:paraId="79AF32B1" w14:textId="77777777" w:rsidTr="009C0B58">
        <w:tc>
          <w:tcPr>
            <w:tcW w:w="10348" w:type="dxa"/>
            <w:tcBorders>
              <w:top w:val="single" w:sz="4" w:space="0" w:color="000000" w:themeColor="text1"/>
              <w:left w:val="single" w:sz="4" w:space="0" w:color="000000" w:themeColor="text1"/>
              <w:right w:val="single" w:sz="4" w:space="0" w:color="000000" w:themeColor="text1"/>
            </w:tcBorders>
          </w:tcPr>
          <w:p w14:paraId="4D38089C" w14:textId="77777777" w:rsidR="000058D3" w:rsidRPr="00240366" w:rsidRDefault="000058D3" w:rsidP="009C0B58">
            <w:pPr>
              <w:snapToGrid w:val="0"/>
              <w:jc w:val="center"/>
              <w:rPr>
                <w:b/>
                <w:i/>
                <w:sz w:val="22"/>
                <w:szCs w:val="22"/>
              </w:rPr>
            </w:pPr>
          </w:p>
        </w:tc>
      </w:tr>
      <w:tr w:rsidR="000058D3" w:rsidRPr="00240366" w14:paraId="3D54BC22" w14:textId="77777777" w:rsidTr="009C0B58">
        <w:tc>
          <w:tcPr>
            <w:tcW w:w="10348" w:type="dxa"/>
            <w:tcBorders>
              <w:left w:val="single" w:sz="4" w:space="0" w:color="000000" w:themeColor="text1"/>
              <w:bottom w:val="single" w:sz="4" w:space="0" w:color="000000" w:themeColor="text1"/>
              <w:right w:val="single" w:sz="4" w:space="0" w:color="000000" w:themeColor="text1"/>
            </w:tcBorders>
          </w:tcPr>
          <w:p w14:paraId="5138B154" w14:textId="77777777" w:rsidR="000058D3" w:rsidRPr="00240366" w:rsidRDefault="000058D3" w:rsidP="009C0B58">
            <w:pPr>
              <w:tabs>
                <w:tab w:val="center" w:pos="5066"/>
                <w:tab w:val="left" w:pos="7950"/>
              </w:tabs>
              <w:rPr>
                <w:sz w:val="22"/>
                <w:szCs w:val="22"/>
              </w:rPr>
            </w:pPr>
            <w:r w:rsidRPr="00240366">
              <w:rPr>
                <w:sz w:val="22"/>
                <w:szCs w:val="22"/>
              </w:rPr>
              <w:tab/>
              <w:t>SERVICE INFRASTRUCTURE DE LA DEFENSE</w:t>
            </w:r>
          </w:p>
          <w:p w14:paraId="06F7B544" w14:textId="77777777" w:rsidR="000058D3" w:rsidRPr="00240366" w:rsidRDefault="000058D3" w:rsidP="009C0B58">
            <w:pPr>
              <w:tabs>
                <w:tab w:val="center" w:pos="5066"/>
                <w:tab w:val="left" w:pos="7950"/>
              </w:tabs>
              <w:rPr>
                <w:sz w:val="22"/>
                <w:szCs w:val="22"/>
              </w:rPr>
            </w:pPr>
            <w:r w:rsidRPr="00240366">
              <w:rPr>
                <w:sz w:val="22"/>
                <w:szCs w:val="22"/>
              </w:rPr>
              <w:tab/>
              <w:t>CENTRE NATIONAL DE PRODUCTION D’INFRASTRUTURE DE LA DEFENSE (CNPID)</w:t>
            </w:r>
          </w:p>
          <w:p w14:paraId="67F1ABB2" w14:textId="77777777" w:rsidR="000058D3" w:rsidRPr="00240366" w:rsidRDefault="000058D3" w:rsidP="009C0B58">
            <w:pPr>
              <w:tabs>
                <w:tab w:val="center" w:pos="5066"/>
                <w:tab w:val="left" w:pos="7950"/>
              </w:tabs>
              <w:rPr>
                <w:b/>
                <w:bCs/>
                <w:sz w:val="22"/>
                <w:szCs w:val="22"/>
              </w:rPr>
            </w:pPr>
          </w:p>
        </w:tc>
      </w:tr>
    </w:tbl>
    <w:p w14:paraId="76C2307A" w14:textId="77777777" w:rsidR="000058D3" w:rsidRPr="00240366" w:rsidRDefault="000058D3" w:rsidP="000058D3">
      <w:pPr>
        <w:pStyle w:val="Titre"/>
        <w:rPr>
          <w:sz w:val="22"/>
          <w:szCs w:val="22"/>
          <w:u w:val="single"/>
        </w:rPr>
      </w:pPr>
    </w:p>
    <w:p w14:paraId="12CAA724" w14:textId="77777777" w:rsidR="000058D3" w:rsidRPr="00240366" w:rsidRDefault="000058D3" w:rsidP="000058D3">
      <w:pPr>
        <w:pStyle w:val="Titre"/>
        <w:rPr>
          <w:sz w:val="22"/>
          <w:szCs w:val="22"/>
        </w:rPr>
      </w:pPr>
      <w:r w:rsidRPr="00240366">
        <w:rPr>
          <w:sz w:val="22"/>
          <w:szCs w:val="22"/>
          <w:u w:val="single"/>
        </w:rPr>
        <w:t xml:space="preserve"> </w:t>
      </w:r>
      <w:r w:rsidRPr="00240366">
        <w:rPr>
          <w:sz w:val="22"/>
          <w:szCs w:val="22"/>
          <w:highlight w:val="yellow"/>
          <w:u w:val="single"/>
        </w:rPr>
        <w:t>MARCHE DE FOURNITURES ET SERVICES</w:t>
      </w:r>
      <w:r w:rsidRPr="00240366">
        <w:rPr>
          <w:sz w:val="22"/>
          <w:szCs w:val="22"/>
        </w:rPr>
        <w:t xml:space="preserve"> </w:t>
      </w:r>
    </w:p>
    <w:p w14:paraId="037ADC6F" w14:textId="77777777" w:rsidR="000058D3" w:rsidRPr="00240366" w:rsidRDefault="000058D3" w:rsidP="000058D3">
      <w:pPr>
        <w:pStyle w:val="Titre"/>
        <w:rPr>
          <w:i/>
          <w:iCs/>
          <w:sz w:val="22"/>
          <w:szCs w:val="22"/>
        </w:rPr>
      </w:pPr>
      <w:r w:rsidRPr="00240366">
        <w:rPr>
          <w:i/>
          <w:iCs/>
          <w:sz w:val="22"/>
          <w:szCs w:val="22"/>
        </w:rPr>
        <w:t xml:space="preserve">Soumis au cahier des clauses administratives générales applicable aux marchés publics de </w:t>
      </w:r>
      <w:r w:rsidRPr="00240366">
        <w:rPr>
          <w:i/>
          <w:sz w:val="22"/>
          <w:szCs w:val="22"/>
        </w:rPr>
        <w:t>fournitures courantes et de services (CCAG/FCS) approuvé par arrêté du 30 mars 2021</w:t>
      </w:r>
    </w:p>
    <w:tbl>
      <w:tblPr>
        <w:tblW w:w="10348" w:type="dxa"/>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blLayout w:type="fixed"/>
        <w:tblLook w:val="0000" w:firstRow="0" w:lastRow="0" w:firstColumn="0" w:lastColumn="0" w:noHBand="0" w:noVBand="0"/>
      </w:tblPr>
      <w:tblGrid>
        <w:gridCol w:w="10348"/>
      </w:tblGrid>
      <w:tr w:rsidR="000058D3" w:rsidRPr="00240366" w14:paraId="6D5C00B1" w14:textId="77777777" w:rsidTr="009C0B58">
        <w:trPr>
          <w:trHeight w:val="1131"/>
        </w:trPr>
        <w:tc>
          <w:tcPr>
            <w:tcW w:w="10348" w:type="dxa"/>
            <w:shd w:val="clear" w:color="auto" w:fill="FFFFFF" w:themeFill="background1"/>
            <w:vAlign w:val="center"/>
          </w:tcPr>
          <w:p w14:paraId="1B674553" w14:textId="77777777" w:rsidR="000058D3" w:rsidRPr="00240366" w:rsidRDefault="000058D3" w:rsidP="009C0B58">
            <w:pPr>
              <w:keepLines/>
              <w:snapToGrid w:val="0"/>
              <w:spacing w:before="0" w:after="0" w:line="360" w:lineRule="exact"/>
              <w:jc w:val="center"/>
              <w:rPr>
                <w:b/>
                <w:bCs/>
                <w:sz w:val="22"/>
                <w:szCs w:val="22"/>
              </w:rPr>
            </w:pPr>
            <w:r w:rsidRPr="00240366">
              <w:rPr>
                <w:b/>
                <w:bCs/>
                <w:sz w:val="22"/>
                <w:szCs w:val="22"/>
              </w:rPr>
              <w:t>REGLEMENT DE LA CONSULTATION (RC)</w:t>
            </w:r>
          </w:p>
          <w:p w14:paraId="63DB4110" w14:textId="77777777" w:rsidR="000058D3" w:rsidRPr="00240366" w:rsidRDefault="000058D3" w:rsidP="009C0B58">
            <w:pPr>
              <w:keepLines/>
              <w:snapToGrid w:val="0"/>
              <w:spacing w:before="0" w:after="0" w:line="360" w:lineRule="exact"/>
              <w:jc w:val="center"/>
              <w:rPr>
                <w:b/>
                <w:bCs/>
                <w:sz w:val="22"/>
                <w:szCs w:val="22"/>
              </w:rPr>
            </w:pPr>
            <w:r w:rsidRPr="00240366">
              <w:rPr>
                <w:b/>
                <w:bCs/>
                <w:sz w:val="22"/>
                <w:szCs w:val="22"/>
              </w:rPr>
              <w:t xml:space="preserve">APPEL </w:t>
            </w:r>
            <w:r w:rsidRPr="00240366">
              <w:rPr>
                <w:b/>
                <w:bCs/>
                <w:sz w:val="22"/>
                <w:szCs w:val="22"/>
                <w:highlight w:val="yellow"/>
              </w:rPr>
              <w:t>D’OFFRE RESTREINT (AOR</w:t>
            </w:r>
            <w:r w:rsidRPr="00240366">
              <w:rPr>
                <w:b/>
                <w:bCs/>
                <w:sz w:val="22"/>
                <w:szCs w:val="22"/>
              </w:rPr>
              <w:t>)</w:t>
            </w:r>
          </w:p>
        </w:tc>
      </w:tr>
    </w:tbl>
    <w:p w14:paraId="7D936621" w14:textId="77777777" w:rsidR="000058D3" w:rsidRPr="00240366" w:rsidRDefault="000058D3" w:rsidP="000058D3">
      <w:pPr>
        <w:suppressAutoHyphens/>
        <w:spacing w:before="120"/>
        <w:rPr>
          <w:sz w:val="22"/>
          <w:szCs w:val="22"/>
        </w:rPr>
      </w:pPr>
    </w:p>
    <w:tbl>
      <w:tblPr>
        <w:tblW w:w="10461" w:type="dxa"/>
        <w:tblInd w:w="-77" w:type="dxa"/>
        <w:tblLayout w:type="fixed"/>
        <w:tblLook w:val="0000" w:firstRow="0" w:lastRow="0" w:firstColumn="0" w:lastColumn="0" w:noHBand="0" w:noVBand="0"/>
      </w:tblPr>
      <w:tblGrid>
        <w:gridCol w:w="3758"/>
        <w:gridCol w:w="6703"/>
      </w:tblGrid>
      <w:tr w:rsidR="000058D3" w:rsidRPr="00240366" w14:paraId="30133958" w14:textId="77777777" w:rsidTr="000058D3">
        <w:trPr>
          <w:trHeight w:val="313"/>
        </w:trPr>
        <w:tc>
          <w:tcPr>
            <w:tcW w:w="3758" w:type="dxa"/>
            <w:tcBorders>
              <w:top w:val="single" w:sz="4" w:space="0" w:color="000000" w:themeColor="text1"/>
              <w:left w:val="single" w:sz="4" w:space="0" w:color="000000" w:themeColor="text1"/>
              <w:bottom w:val="single" w:sz="4" w:space="0" w:color="000000" w:themeColor="text1"/>
            </w:tcBorders>
            <w:shd w:val="clear" w:color="auto" w:fill="auto"/>
            <w:vAlign w:val="center"/>
          </w:tcPr>
          <w:p w14:paraId="1AC20C7B" w14:textId="77777777" w:rsidR="000058D3" w:rsidRPr="00240366" w:rsidRDefault="000058D3" w:rsidP="009C0B58">
            <w:pPr>
              <w:suppressAutoHyphens/>
              <w:snapToGrid w:val="0"/>
              <w:spacing w:before="120" w:line="240" w:lineRule="atLeast"/>
              <w:ind w:right="-12"/>
              <w:jc w:val="center"/>
              <w:rPr>
                <w:sz w:val="22"/>
                <w:szCs w:val="22"/>
              </w:rPr>
            </w:pPr>
            <w:r w:rsidRPr="00240366">
              <w:rPr>
                <w:sz w:val="22"/>
                <w:szCs w:val="22"/>
              </w:rPr>
              <w:t>Ministère des armées</w:t>
            </w:r>
          </w:p>
          <w:p w14:paraId="21659457" w14:textId="77777777" w:rsidR="000058D3" w:rsidRPr="00240366" w:rsidRDefault="000058D3" w:rsidP="009C0B58">
            <w:pPr>
              <w:suppressAutoHyphens/>
              <w:spacing w:line="240" w:lineRule="atLeast"/>
              <w:ind w:right="-12"/>
              <w:jc w:val="center"/>
              <w:rPr>
                <w:sz w:val="22"/>
                <w:szCs w:val="22"/>
              </w:rPr>
            </w:pPr>
            <w:r w:rsidRPr="00240366">
              <w:rPr>
                <w:sz w:val="22"/>
                <w:szCs w:val="22"/>
              </w:rPr>
              <w:t>Secrétariat général pour l’administration</w:t>
            </w:r>
          </w:p>
          <w:p w14:paraId="50F89649" w14:textId="77777777" w:rsidR="000058D3" w:rsidRPr="00240366" w:rsidRDefault="000058D3" w:rsidP="009C0B58">
            <w:pPr>
              <w:suppressAutoHyphens/>
              <w:spacing w:line="240" w:lineRule="atLeast"/>
              <w:ind w:right="-12"/>
              <w:jc w:val="center"/>
              <w:rPr>
                <w:sz w:val="22"/>
                <w:szCs w:val="22"/>
              </w:rPr>
            </w:pPr>
            <w:r w:rsidRPr="00240366">
              <w:rPr>
                <w:sz w:val="22"/>
                <w:szCs w:val="22"/>
              </w:rPr>
              <w:t>Centre national de production d’infrastructure de la défense</w:t>
            </w:r>
          </w:p>
        </w:tc>
        <w:tc>
          <w:tcPr>
            <w:tcW w:w="6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BAA4FB3" w14:textId="77777777" w:rsidR="000058D3" w:rsidRPr="00240366" w:rsidRDefault="000058D3" w:rsidP="009C0B58">
            <w:pPr>
              <w:suppressAutoHyphens/>
              <w:snapToGrid w:val="0"/>
              <w:jc w:val="center"/>
              <w:rPr>
                <w:sz w:val="22"/>
                <w:szCs w:val="22"/>
              </w:rPr>
            </w:pPr>
            <w:r w:rsidRPr="00240366">
              <w:rPr>
                <w:sz w:val="22"/>
                <w:szCs w:val="22"/>
              </w:rPr>
              <w:t>Adresse</w:t>
            </w:r>
            <w:r w:rsidRPr="00240366">
              <w:rPr>
                <w:rFonts w:cs="Calibri"/>
                <w:sz w:val="22"/>
                <w:szCs w:val="22"/>
              </w:rPr>
              <w:t> </w:t>
            </w:r>
            <w:r w:rsidRPr="00240366">
              <w:rPr>
                <w:sz w:val="22"/>
                <w:szCs w:val="22"/>
              </w:rPr>
              <w:t xml:space="preserve">: </w:t>
            </w:r>
          </w:p>
          <w:p w14:paraId="7FC0766B" w14:textId="77777777" w:rsidR="000058D3" w:rsidRPr="00240366" w:rsidRDefault="000058D3" w:rsidP="009C0B58">
            <w:pPr>
              <w:suppressAutoHyphens/>
              <w:jc w:val="center"/>
              <w:rPr>
                <w:sz w:val="22"/>
                <w:szCs w:val="22"/>
              </w:rPr>
            </w:pPr>
            <w:r w:rsidRPr="00240366">
              <w:rPr>
                <w:sz w:val="22"/>
                <w:szCs w:val="22"/>
              </w:rPr>
              <w:t>3 rue de l’indépendance américaine – CS 80601</w:t>
            </w:r>
          </w:p>
          <w:p w14:paraId="158BD265" w14:textId="77777777" w:rsidR="000058D3" w:rsidRPr="00240366" w:rsidRDefault="000058D3" w:rsidP="009C0B58">
            <w:pPr>
              <w:suppressAutoHyphens/>
              <w:jc w:val="center"/>
              <w:rPr>
                <w:sz w:val="22"/>
                <w:szCs w:val="22"/>
              </w:rPr>
            </w:pPr>
            <w:r w:rsidRPr="00240366">
              <w:rPr>
                <w:sz w:val="22"/>
                <w:szCs w:val="22"/>
              </w:rPr>
              <w:t>78</w:t>
            </w:r>
            <w:r w:rsidRPr="00240366">
              <w:rPr>
                <w:rFonts w:cs="Calibri"/>
                <w:sz w:val="22"/>
                <w:szCs w:val="22"/>
              </w:rPr>
              <w:t> </w:t>
            </w:r>
            <w:r w:rsidRPr="00240366">
              <w:rPr>
                <w:sz w:val="22"/>
                <w:szCs w:val="22"/>
              </w:rPr>
              <w:t>013 Versailles Cedex</w:t>
            </w:r>
          </w:p>
        </w:tc>
      </w:tr>
      <w:tr w:rsidR="000058D3" w:rsidRPr="00240366" w14:paraId="1348B8A6" w14:textId="77777777" w:rsidTr="000058D3">
        <w:trPr>
          <w:trHeight w:val="144"/>
        </w:trPr>
        <w:tc>
          <w:tcPr>
            <w:tcW w:w="3758" w:type="dxa"/>
            <w:tcBorders>
              <w:top w:val="single" w:sz="4" w:space="0" w:color="000000" w:themeColor="text1"/>
              <w:left w:val="single" w:sz="4" w:space="0" w:color="000000" w:themeColor="text1"/>
              <w:bottom w:val="single" w:sz="4" w:space="0" w:color="000000" w:themeColor="text1"/>
            </w:tcBorders>
            <w:shd w:val="clear" w:color="auto" w:fill="auto"/>
            <w:vAlign w:val="center"/>
          </w:tcPr>
          <w:p w14:paraId="6C8BB7D6" w14:textId="77777777" w:rsidR="000058D3" w:rsidRPr="00240366" w:rsidRDefault="000058D3" w:rsidP="009C0B58">
            <w:pPr>
              <w:suppressAutoHyphens/>
              <w:snapToGrid w:val="0"/>
              <w:spacing w:line="240" w:lineRule="atLeast"/>
              <w:ind w:right="-12"/>
              <w:jc w:val="center"/>
              <w:rPr>
                <w:sz w:val="22"/>
                <w:szCs w:val="22"/>
              </w:rPr>
            </w:pPr>
            <w:r w:rsidRPr="00240366">
              <w:rPr>
                <w:sz w:val="22"/>
                <w:szCs w:val="22"/>
              </w:rPr>
              <w:t>Autorité signataire du marché public</w:t>
            </w:r>
          </w:p>
        </w:tc>
        <w:tc>
          <w:tcPr>
            <w:tcW w:w="6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71888E6" w14:textId="77777777" w:rsidR="000058D3" w:rsidRPr="00240366" w:rsidRDefault="000058D3" w:rsidP="009C0B58">
            <w:pPr>
              <w:suppressAutoHyphens/>
              <w:snapToGrid w:val="0"/>
              <w:jc w:val="center"/>
              <w:rPr>
                <w:sz w:val="22"/>
                <w:szCs w:val="22"/>
              </w:rPr>
            </w:pPr>
            <w:r w:rsidRPr="00240366">
              <w:rPr>
                <w:sz w:val="22"/>
                <w:szCs w:val="22"/>
              </w:rPr>
              <w:t>Le directeur central adjoint du service infrastructure de la défense</w:t>
            </w:r>
          </w:p>
        </w:tc>
      </w:tr>
      <w:tr w:rsidR="000058D3" w:rsidRPr="00240366" w14:paraId="737D2684" w14:textId="77777777" w:rsidTr="000058D3">
        <w:trPr>
          <w:trHeight w:val="313"/>
        </w:trPr>
        <w:tc>
          <w:tcPr>
            <w:tcW w:w="3758" w:type="dxa"/>
            <w:tcBorders>
              <w:top w:val="single" w:sz="4" w:space="0" w:color="000000" w:themeColor="text1"/>
              <w:left w:val="single" w:sz="4" w:space="0" w:color="000000" w:themeColor="text1"/>
              <w:bottom w:val="single" w:sz="4" w:space="0" w:color="000000" w:themeColor="text1"/>
            </w:tcBorders>
            <w:shd w:val="clear" w:color="auto" w:fill="auto"/>
            <w:vAlign w:val="center"/>
          </w:tcPr>
          <w:p w14:paraId="67E06AA8" w14:textId="77777777" w:rsidR="000058D3" w:rsidRPr="00240366" w:rsidRDefault="000058D3" w:rsidP="009C0B58">
            <w:pPr>
              <w:suppressAutoHyphens/>
              <w:snapToGrid w:val="0"/>
              <w:spacing w:before="120" w:line="240" w:lineRule="atLeast"/>
              <w:ind w:right="-12"/>
              <w:jc w:val="center"/>
              <w:rPr>
                <w:sz w:val="22"/>
                <w:szCs w:val="22"/>
              </w:rPr>
            </w:pPr>
            <w:r w:rsidRPr="00240366">
              <w:rPr>
                <w:sz w:val="22"/>
                <w:szCs w:val="22"/>
              </w:rPr>
              <w:t>Renseignements auprès de l’entité achat</w:t>
            </w:r>
          </w:p>
        </w:tc>
        <w:tc>
          <w:tcPr>
            <w:tcW w:w="6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7688B45" w14:textId="77777777" w:rsidR="000058D3" w:rsidRPr="00240366" w:rsidRDefault="000058D3" w:rsidP="009C0B58">
            <w:pPr>
              <w:jc w:val="center"/>
              <w:rPr>
                <w:sz w:val="22"/>
                <w:szCs w:val="22"/>
              </w:rPr>
            </w:pPr>
            <w:r w:rsidRPr="00240366">
              <w:rPr>
                <w:sz w:val="22"/>
                <w:szCs w:val="22"/>
              </w:rPr>
              <w:t>SID/CNPID/Pôle achat marchés</w:t>
            </w:r>
          </w:p>
          <w:p w14:paraId="70B3A08B" w14:textId="77777777" w:rsidR="000058D3" w:rsidRPr="00240366" w:rsidRDefault="000058D3" w:rsidP="009C0B58">
            <w:pPr>
              <w:jc w:val="center"/>
              <w:rPr>
                <w:sz w:val="22"/>
                <w:szCs w:val="22"/>
              </w:rPr>
            </w:pPr>
            <w:r w:rsidRPr="00240366">
              <w:rPr>
                <w:sz w:val="22"/>
                <w:szCs w:val="22"/>
              </w:rPr>
              <w:t>Téléphone</w:t>
            </w:r>
            <w:r w:rsidRPr="00240366">
              <w:rPr>
                <w:rFonts w:cs="Calibri"/>
                <w:sz w:val="22"/>
                <w:szCs w:val="22"/>
              </w:rPr>
              <w:t> </w:t>
            </w:r>
            <w:r w:rsidRPr="00240366">
              <w:rPr>
                <w:sz w:val="22"/>
                <w:szCs w:val="22"/>
              </w:rPr>
              <w:t>: 01 30 97 52 71</w:t>
            </w:r>
          </w:p>
          <w:p w14:paraId="3622E377" w14:textId="77777777" w:rsidR="000058D3" w:rsidRPr="00240366" w:rsidRDefault="000058D3" w:rsidP="009C0B58">
            <w:pPr>
              <w:jc w:val="center"/>
              <w:rPr>
                <w:color w:val="0000FF"/>
                <w:sz w:val="22"/>
                <w:szCs w:val="22"/>
                <w:u w:val="single"/>
              </w:rPr>
            </w:pPr>
            <w:r w:rsidRPr="00240366">
              <w:rPr>
                <w:color w:val="0000FF"/>
                <w:sz w:val="22"/>
                <w:szCs w:val="22"/>
                <w:u w:val="single"/>
              </w:rPr>
              <w:t>cnpid-pam.contact.fct@intradef.gouv.fr</w:t>
            </w:r>
          </w:p>
        </w:tc>
      </w:tr>
      <w:tr w:rsidR="000058D3" w:rsidRPr="00240366" w14:paraId="29FCEB2C" w14:textId="77777777" w:rsidTr="000058D3">
        <w:trPr>
          <w:trHeight w:val="176"/>
        </w:trPr>
        <w:tc>
          <w:tcPr>
            <w:tcW w:w="3758" w:type="dxa"/>
            <w:tcBorders>
              <w:top w:val="single" w:sz="4" w:space="0" w:color="000000" w:themeColor="text1"/>
              <w:left w:val="single" w:sz="4" w:space="0" w:color="000000" w:themeColor="text1"/>
              <w:bottom w:val="single" w:sz="4" w:space="0" w:color="000000" w:themeColor="text1"/>
            </w:tcBorders>
            <w:shd w:val="clear" w:color="auto" w:fill="auto"/>
            <w:vAlign w:val="center"/>
          </w:tcPr>
          <w:p w14:paraId="233B9170" w14:textId="77777777" w:rsidR="000058D3" w:rsidRPr="00240366" w:rsidRDefault="000058D3" w:rsidP="009C0B58">
            <w:pPr>
              <w:suppressAutoHyphens/>
              <w:snapToGrid w:val="0"/>
              <w:spacing w:line="240" w:lineRule="atLeast"/>
              <w:ind w:right="-12"/>
              <w:jc w:val="center"/>
              <w:rPr>
                <w:sz w:val="22"/>
                <w:szCs w:val="22"/>
              </w:rPr>
            </w:pPr>
            <w:r w:rsidRPr="00240366">
              <w:rPr>
                <w:sz w:val="22"/>
                <w:szCs w:val="22"/>
              </w:rPr>
              <w:t>Adresse Plate-forme des achats de l’Etat</w:t>
            </w:r>
          </w:p>
        </w:tc>
        <w:tc>
          <w:tcPr>
            <w:tcW w:w="6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F47365A" w14:textId="77777777" w:rsidR="000058D3" w:rsidRPr="00240366" w:rsidRDefault="000058D3" w:rsidP="009C0B58">
            <w:pPr>
              <w:suppressAutoHyphens/>
              <w:snapToGrid w:val="0"/>
              <w:jc w:val="center"/>
              <w:rPr>
                <w:sz w:val="22"/>
                <w:szCs w:val="22"/>
              </w:rPr>
            </w:pPr>
            <w:hyperlink r:id="rId14" w:history="1">
              <w:r w:rsidRPr="00240366">
                <w:rPr>
                  <w:rStyle w:val="Lienhypertexte"/>
                  <w:sz w:val="22"/>
                  <w:szCs w:val="22"/>
                </w:rPr>
                <w:t>www.marches-publics.gouv.fr</w:t>
              </w:r>
            </w:hyperlink>
          </w:p>
        </w:tc>
      </w:tr>
    </w:tbl>
    <w:p w14:paraId="66D6AD9B" w14:textId="77777777" w:rsidR="000058D3" w:rsidRPr="00240366" w:rsidRDefault="000058D3" w:rsidP="000058D3">
      <w:pPr>
        <w:suppressAutoHyphens/>
        <w:spacing w:line="360" w:lineRule="auto"/>
        <w:jc w:val="center"/>
        <w:rPr>
          <w:b/>
          <w:bCs/>
          <w:caps/>
          <w:sz w:val="22"/>
          <w:szCs w:val="22"/>
        </w:rPr>
      </w:pPr>
    </w:p>
    <w:tbl>
      <w:tblPr>
        <w:tblW w:w="10486" w:type="dxa"/>
        <w:tblInd w:w="-77" w:type="dxa"/>
        <w:tblLayout w:type="fixed"/>
        <w:tblLook w:val="0000" w:firstRow="0" w:lastRow="0" w:firstColumn="0" w:lastColumn="0" w:noHBand="0" w:noVBand="0"/>
      </w:tblPr>
      <w:tblGrid>
        <w:gridCol w:w="3758"/>
        <w:gridCol w:w="6728"/>
      </w:tblGrid>
      <w:tr w:rsidR="000058D3" w:rsidRPr="00240366" w14:paraId="1F51E86C" w14:textId="77777777" w:rsidTr="009C0B58">
        <w:trPr>
          <w:trHeight w:val="738"/>
        </w:trPr>
        <w:tc>
          <w:tcPr>
            <w:tcW w:w="3758" w:type="dxa"/>
            <w:tcBorders>
              <w:top w:val="single" w:sz="4" w:space="0" w:color="000000" w:themeColor="text1"/>
              <w:left w:val="single" w:sz="4" w:space="0" w:color="000000" w:themeColor="text1"/>
              <w:bottom w:val="single" w:sz="4" w:space="0" w:color="000000" w:themeColor="text1"/>
            </w:tcBorders>
            <w:shd w:val="clear" w:color="auto" w:fill="auto"/>
            <w:vAlign w:val="center"/>
          </w:tcPr>
          <w:p w14:paraId="54CEFD1B" w14:textId="77777777" w:rsidR="000058D3" w:rsidRPr="00240366" w:rsidRDefault="000058D3" w:rsidP="009C0B58">
            <w:pPr>
              <w:suppressAutoHyphens/>
              <w:snapToGrid w:val="0"/>
              <w:spacing w:line="360" w:lineRule="auto"/>
              <w:jc w:val="center"/>
              <w:rPr>
                <w:sz w:val="22"/>
                <w:szCs w:val="22"/>
              </w:rPr>
            </w:pPr>
            <w:r w:rsidRPr="00240366">
              <w:rPr>
                <w:caps/>
                <w:sz w:val="22"/>
                <w:szCs w:val="22"/>
              </w:rPr>
              <w:t>O</w:t>
            </w:r>
            <w:r w:rsidRPr="00240366">
              <w:rPr>
                <w:sz w:val="22"/>
                <w:szCs w:val="22"/>
              </w:rPr>
              <w:t>bjet de l’ accord-cadre</w:t>
            </w:r>
          </w:p>
        </w:tc>
        <w:tc>
          <w:tcPr>
            <w:tcW w:w="6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3D0E0EF" w14:textId="15946C3C" w:rsidR="000058D3" w:rsidRPr="00240366" w:rsidRDefault="000058D3" w:rsidP="00240366">
            <w:pPr>
              <w:jc w:val="center"/>
              <w:rPr>
                <w:sz w:val="22"/>
                <w:szCs w:val="22"/>
                <w:highlight w:val="yellow"/>
              </w:rPr>
            </w:pPr>
            <w:r w:rsidRPr="00240366">
              <w:rPr>
                <w:b/>
                <w:bCs/>
                <w:sz w:val="22"/>
                <w:szCs w:val="22"/>
                <w:highlight w:val="yellow"/>
              </w:rPr>
              <w:t>Acquisition, exploitation et maintenance d’installations relatives à la</w:t>
            </w:r>
          </w:p>
        </w:tc>
      </w:tr>
      <w:tr w:rsidR="000058D3" w:rsidRPr="00240366" w14:paraId="69FF1441" w14:textId="77777777" w:rsidTr="009C0B58">
        <w:trPr>
          <w:trHeight w:val="387"/>
        </w:trPr>
        <w:tc>
          <w:tcPr>
            <w:tcW w:w="3758" w:type="dxa"/>
            <w:tcBorders>
              <w:top w:val="single" w:sz="4" w:space="0" w:color="000000" w:themeColor="text1"/>
              <w:left w:val="single" w:sz="4" w:space="0" w:color="000000" w:themeColor="text1"/>
              <w:bottom w:val="single" w:sz="4" w:space="0" w:color="000000" w:themeColor="text1"/>
            </w:tcBorders>
            <w:shd w:val="clear" w:color="auto" w:fill="auto"/>
            <w:vAlign w:val="center"/>
          </w:tcPr>
          <w:p w14:paraId="244E4889" w14:textId="77777777" w:rsidR="000058D3" w:rsidRPr="00240366" w:rsidRDefault="000058D3" w:rsidP="009C0B58">
            <w:pPr>
              <w:suppressAutoHyphens/>
              <w:snapToGrid w:val="0"/>
              <w:ind w:right="108"/>
              <w:jc w:val="center"/>
              <w:rPr>
                <w:color w:val="000000"/>
                <w:sz w:val="22"/>
                <w:szCs w:val="22"/>
              </w:rPr>
            </w:pPr>
            <w:r w:rsidRPr="00240366">
              <w:rPr>
                <w:color w:val="000000"/>
                <w:sz w:val="22"/>
                <w:szCs w:val="22"/>
              </w:rPr>
              <w:t>Code nomenclature CPV</w:t>
            </w:r>
            <w:r w:rsidRPr="00240366">
              <w:rPr>
                <w:rFonts w:cs="Calibri"/>
                <w:color w:val="000000"/>
                <w:sz w:val="22"/>
                <w:szCs w:val="22"/>
              </w:rPr>
              <w:t> </w:t>
            </w:r>
            <w:r w:rsidRPr="00240366">
              <w:rPr>
                <w:color w:val="000000"/>
                <w:sz w:val="22"/>
                <w:szCs w:val="22"/>
              </w:rPr>
              <w:t>:</w:t>
            </w:r>
          </w:p>
        </w:tc>
        <w:tc>
          <w:tcPr>
            <w:tcW w:w="6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A416651" w14:textId="77777777" w:rsidR="000058D3" w:rsidRPr="00240366" w:rsidRDefault="000058D3" w:rsidP="009C0B58">
            <w:pPr>
              <w:suppressAutoHyphens/>
              <w:jc w:val="center"/>
              <w:rPr>
                <w:sz w:val="22"/>
                <w:szCs w:val="22"/>
                <w:highlight w:val="yellow"/>
              </w:rPr>
            </w:pPr>
            <w:r w:rsidRPr="00240366">
              <w:rPr>
                <w:sz w:val="22"/>
                <w:szCs w:val="22"/>
              </w:rPr>
              <w:t>36.05.06 - Matériel et petit équipement électrique</w:t>
            </w:r>
          </w:p>
        </w:tc>
      </w:tr>
      <w:tr w:rsidR="000058D3" w:rsidRPr="00240366" w14:paraId="2DC72C56" w14:textId="77777777" w:rsidTr="009C0B58">
        <w:trPr>
          <w:trHeight w:val="387"/>
        </w:trPr>
        <w:tc>
          <w:tcPr>
            <w:tcW w:w="3758" w:type="dxa"/>
            <w:tcBorders>
              <w:top w:val="single" w:sz="4" w:space="0" w:color="000000" w:themeColor="text1"/>
              <w:left w:val="single" w:sz="4" w:space="0" w:color="000000" w:themeColor="text1"/>
              <w:bottom w:val="single" w:sz="4" w:space="0" w:color="000000" w:themeColor="text1"/>
            </w:tcBorders>
            <w:shd w:val="clear" w:color="auto" w:fill="auto"/>
            <w:vAlign w:val="center"/>
          </w:tcPr>
          <w:p w14:paraId="79B8F1DA" w14:textId="77777777" w:rsidR="000058D3" w:rsidRPr="00240366" w:rsidRDefault="000058D3" w:rsidP="009C0B58">
            <w:pPr>
              <w:suppressAutoHyphens/>
              <w:snapToGrid w:val="0"/>
              <w:ind w:right="108"/>
              <w:jc w:val="center"/>
              <w:rPr>
                <w:color w:val="000000"/>
                <w:sz w:val="22"/>
                <w:szCs w:val="22"/>
              </w:rPr>
            </w:pPr>
            <w:r w:rsidRPr="00240366">
              <w:rPr>
                <w:color w:val="000000"/>
                <w:sz w:val="22"/>
                <w:szCs w:val="22"/>
              </w:rPr>
              <w:t>Code Groupes de marchandises (GM)</w:t>
            </w:r>
            <w:r w:rsidRPr="00240366">
              <w:rPr>
                <w:rFonts w:cs="Calibri"/>
                <w:color w:val="000000"/>
                <w:sz w:val="22"/>
                <w:szCs w:val="22"/>
              </w:rPr>
              <w:t> </w:t>
            </w:r>
            <w:r w:rsidRPr="00240366">
              <w:rPr>
                <w:color w:val="000000"/>
                <w:sz w:val="22"/>
                <w:szCs w:val="22"/>
              </w:rPr>
              <w:t>:</w:t>
            </w:r>
          </w:p>
        </w:tc>
        <w:tc>
          <w:tcPr>
            <w:tcW w:w="6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7233C25" w14:textId="77777777" w:rsidR="000058D3" w:rsidRPr="00240366" w:rsidRDefault="000058D3" w:rsidP="009C0B58">
            <w:pPr>
              <w:suppressAutoHyphens/>
              <w:jc w:val="center"/>
              <w:rPr>
                <w:sz w:val="22"/>
                <w:szCs w:val="22"/>
                <w:highlight w:val="yellow"/>
              </w:rPr>
            </w:pPr>
            <w:r w:rsidRPr="00240366">
              <w:rPr>
                <w:sz w:val="22"/>
                <w:szCs w:val="22"/>
              </w:rPr>
              <w:t>31600000-2 - Matériel électrique</w:t>
            </w:r>
          </w:p>
        </w:tc>
      </w:tr>
      <w:tr w:rsidR="000058D3" w:rsidRPr="00240366" w14:paraId="7E3CC49F" w14:textId="77777777" w:rsidTr="009C0B58">
        <w:trPr>
          <w:trHeight w:val="387"/>
        </w:trPr>
        <w:tc>
          <w:tcPr>
            <w:tcW w:w="3758" w:type="dxa"/>
            <w:tcBorders>
              <w:top w:val="single" w:sz="4" w:space="0" w:color="000000" w:themeColor="text1"/>
              <w:left w:val="single" w:sz="4" w:space="0" w:color="000000" w:themeColor="text1"/>
              <w:bottom w:val="single" w:sz="4" w:space="0" w:color="000000" w:themeColor="text1"/>
            </w:tcBorders>
            <w:shd w:val="clear" w:color="auto" w:fill="auto"/>
            <w:vAlign w:val="center"/>
          </w:tcPr>
          <w:p w14:paraId="4CFCB15D" w14:textId="77777777" w:rsidR="000058D3" w:rsidRPr="00240366" w:rsidRDefault="000058D3" w:rsidP="009C0B58">
            <w:pPr>
              <w:suppressAutoHyphens/>
              <w:snapToGrid w:val="0"/>
              <w:ind w:right="108"/>
              <w:jc w:val="center"/>
              <w:rPr>
                <w:color w:val="000000"/>
                <w:sz w:val="22"/>
                <w:szCs w:val="22"/>
              </w:rPr>
            </w:pPr>
            <w:r w:rsidRPr="00240366">
              <w:rPr>
                <w:color w:val="000000"/>
                <w:sz w:val="22"/>
                <w:szCs w:val="22"/>
              </w:rPr>
              <w:t>Variantes et prestations supplémentaires</w:t>
            </w:r>
          </w:p>
        </w:tc>
        <w:tc>
          <w:tcPr>
            <w:tcW w:w="6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52D19A0" w14:textId="77777777" w:rsidR="000058D3" w:rsidRPr="00240366" w:rsidRDefault="000058D3" w:rsidP="009C0B58">
            <w:pPr>
              <w:suppressAutoHyphens/>
              <w:jc w:val="center"/>
              <w:rPr>
                <w:sz w:val="22"/>
                <w:szCs w:val="22"/>
              </w:rPr>
            </w:pPr>
            <w:r w:rsidRPr="00240366">
              <w:rPr>
                <w:sz w:val="22"/>
                <w:szCs w:val="22"/>
              </w:rPr>
              <w:t>Les variantes et prestations supplémentaires ne sont pas autorisées.</w:t>
            </w:r>
          </w:p>
        </w:tc>
      </w:tr>
      <w:tr w:rsidR="000058D3" w:rsidRPr="00240366" w14:paraId="3B62AE07" w14:textId="77777777" w:rsidTr="009C0B58">
        <w:trPr>
          <w:trHeight w:val="387"/>
        </w:trPr>
        <w:tc>
          <w:tcPr>
            <w:tcW w:w="3758" w:type="dxa"/>
            <w:tcBorders>
              <w:top w:val="single" w:sz="4" w:space="0" w:color="000000" w:themeColor="text1"/>
              <w:left w:val="single" w:sz="4" w:space="0" w:color="000000" w:themeColor="text1"/>
              <w:bottom w:val="single" w:sz="4" w:space="0" w:color="000000" w:themeColor="text1"/>
            </w:tcBorders>
            <w:shd w:val="clear" w:color="auto" w:fill="auto"/>
            <w:vAlign w:val="center"/>
          </w:tcPr>
          <w:p w14:paraId="7C4FFC1F" w14:textId="77777777" w:rsidR="000058D3" w:rsidRPr="00240366" w:rsidRDefault="000058D3" w:rsidP="009C0B58">
            <w:pPr>
              <w:suppressAutoHyphens/>
              <w:snapToGrid w:val="0"/>
              <w:ind w:right="108"/>
              <w:jc w:val="center"/>
              <w:rPr>
                <w:color w:val="000000"/>
                <w:sz w:val="22"/>
                <w:szCs w:val="22"/>
              </w:rPr>
            </w:pPr>
            <w:r w:rsidRPr="00240366">
              <w:rPr>
                <w:color w:val="000000"/>
                <w:sz w:val="22"/>
                <w:szCs w:val="22"/>
              </w:rPr>
              <w:t xml:space="preserve">Date et heure limite de remise des </w:t>
            </w:r>
            <w:r w:rsidRPr="00240366">
              <w:rPr>
                <w:b/>
                <w:color w:val="000000"/>
                <w:sz w:val="22"/>
                <w:szCs w:val="22"/>
              </w:rPr>
              <w:t>candidatures (DLRC)</w:t>
            </w:r>
          </w:p>
        </w:tc>
        <w:tc>
          <w:tcPr>
            <w:tcW w:w="6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38834EA" w14:textId="77777777" w:rsidR="000058D3" w:rsidRPr="00240366" w:rsidRDefault="000058D3" w:rsidP="009C0B58">
            <w:pPr>
              <w:suppressAutoHyphens/>
              <w:jc w:val="center"/>
              <w:rPr>
                <w:b/>
                <w:bCs/>
                <w:sz w:val="22"/>
                <w:szCs w:val="22"/>
              </w:rPr>
            </w:pPr>
            <w:r w:rsidRPr="00240366">
              <w:rPr>
                <w:b/>
                <w:bCs/>
                <w:color w:val="C00000"/>
                <w:sz w:val="22"/>
                <w:szCs w:val="22"/>
                <w:highlight w:val="yellow"/>
              </w:rPr>
              <w:t>22/06/2023 à 15H00</w:t>
            </w:r>
          </w:p>
        </w:tc>
      </w:tr>
    </w:tbl>
    <w:p w14:paraId="53BB2526" w14:textId="77777777" w:rsidR="000058D3" w:rsidRPr="00240366" w:rsidRDefault="000058D3" w:rsidP="000058D3">
      <w:pPr>
        <w:rPr>
          <w:sz w:val="22"/>
          <w:szCs w:val="22"/>
        </w:rPr>
      </w:pPr>
    </w:p>
    <w:tbl>
      <w:tblPr>
        <w:tblStyle w:val="Grilledutableau"/>
        <w:tblW w:w="10554" w:type="dxa"/>
        <w:tblInd w:w="-104" w:type="dxa"/>
        <w:tblLook w:val="04A0" w:firstRow="1" w:lastRow="0" w:firstColumn="1" w:lastColumn="0" w:noHBand="0" w:noVBand="1"/>
      </w:tblPr>
      <w:tblGrid>
        <w:gridCol w:w="2558"/>
        <w:gridCol w:w="3016"/>
        <w:gridCol w:w="2563"/>
        <w:gridCol w:w="2417"/>
      </w:tblGrid>
      <w:tr w:rsidR="000058D3" w:rsidRPr="00240366" w14:paraId="394456E1" w14:textId="77777777" w:rsidTr="00240366">
        <w:trPr>
          <w:trHeight w:val="379"/>
        </w:trPr>
        <w:tc>
          <w:tcPr>
            <w:tcW w:w="10554" w:type="dxa"/>
            <w:gridSpan w:val="4"/>
            <w:vAlign w:val="center"/>
          </w:tcPr>
          <w:p w14:paraId="25A8013D" w14:textId="409C7E49" w:rsidR="000058D3" w:rsidRPr="00240366" w:rsidRDefault="000058D3" w:rsidP="000058D3">
            <w:pPr>
              <w:jc w:val="center"/>
              <w:rPr>
                <w:b/>
                <w:bCs/>
                <w:sz w:val="22"/>
                <w:szCs w:val="22"/>
              </w:rPr>
            </w:pPr>
            <w:r w:rsidRPr="00240366">
              <w:rPr>
                <w:b/>
                <w:bCs/>
                <w:sz w:val="22"/>
                <w:szCs w:val="22"/>
              </w:rPr>
              <w:t>Marché de Défense et de Sécurité (MDS)</w:t>
            </w:r>
          </w:p>
        </w:tc>
      </w:tr>
      <w:tr w:rsidR="000058D3" w:rsidRPr="00240366" w14:paraId="778E3FE2" w14:textId="77777777" w:rsidTr="009C0B58">
        <w:trPr>
          <w:trHeight w:val="254"/>
        </w:trPr>
        <w:tc>
          <w:tcPr>
            <w:tcW w:w="10554" w:type="dxa"/>
            <w:gridSpan w:val="4"/>
            <w:shd w:val="clear" w:color="auto" w:fill="D9D9D9" w:themeFill="background1" w:themeFillShade="D9"/>
          </w:tcPr>
          <w:p w14:paraId="0DC5C7CA" w14:textId="77777777" w:rsidR="000058D3" w:rsidRPr="00240366" w:rsidRDefault="000058D3" w:rsidP="009C0B58">
            <w:pPr>
              <w:overflowPunct/>
              <w:autoSpaceDE/>
              <w:snapToGrid w:val="0"/>
              <w:ind w:right="108"/>
              <w:jc w:val="center"/>
              <w:textAlignment w:val="auto"/>
              <w:rPr>
                <w:b/>
                <w:bCs/>
                <w:sz w:val="22"/>
                <w:szCs w:val="22"/>
              </w:rPr>
            </w:pPr>
            <w:r w:rsidRPr="00240366">
              <w:rPr>
                <w:b/>
                <w:bCs/>
                <w:color w:val="000000"/>
                <w:sz w:val="22"/>
                <w:szCs w:val="22"/>
              </w:rPr>
              <w:t>Informations de sécurité</w:t>
            </w:r>
          </w:p>
        </w:tc>
      </w:tr>
      <w:tr w:rsidR="000058D3" w:rsidRPr="00240366" w14:paraId="078ECDD7" w14:textId="77777777" w:rsidTr="009C0B58">
        <w:trPr>
          <w:trHeight w:val="254"/>
        </w:trPr>
        <w:tc>
          <w:tcPr>
            <w:tcW w:w="2558" w:type="dxa"/>
            <w:vAlign w:val="center"/>
          </w:tcPr>
          <w:p w14:paraId="2735C773" w14:textId="77777777" w:rsidR="000058D3" w:rsidRPr="00240366" w:rsidRDefault="000058D3" w:rsidP="009C0B58">
            <w:pPr>
              <w:jc w:val="center"/>
              <w:rPr>
                <w:b/>
                <w:bCs/>
                <w:sz w:val="22"/>
                <w:szCs w:val="22"/>
                <w:shd w:val="clear" w:color="auto" w:fill="FFFFFF"/>
              </w:rPr>
            </w:pPr>
            <w:r w:rsidRPr="00240366">
              <w:rPr>
                <w:b/>
                <w:bCs/>
                <w:sz w:val="22"/>
                <w:szCs w:val="22"/>
              </w:rPr>
              <w:t>MD</w:t>
            </w:r>
          </w:p>
        </w:tc>
        <w:tc>
          <w:tcPr>
            <w:tcW w:w="3016" w:type="dxa"/>
            <w:vAlign w:val="center"/>
          </w:tcPr>
          <w:p w14:paraId="5531547A" w14:textId="77777777" w:rsidR="000058D3" w:rsidRPr="00240366" w:rsidRDefault="000058D3" w:rsidP="009C0B58">
            <w:pPr>
              <w:jc w:val="center"/>
              <w:rPr>
                <w:b/>
                <w:bCs/>
                <w:sz w:val="22"/>
                <w:szCs w:val="22"/>
                <w:shd w:val="clear" w:color="auto" w:fill="FFFFFF"/>
              </w:rPr>
            </w:pPr>
            <w:r w:rsidRPr="00240366">
              <w:rPr>
                <w:b/>
                <w:bCs/>
                <w:sz w:val="22"/>
                <w:szCs w:val="22"/>
              </w:rPr>
              <w:t>MA</w:t>
            </w:r>
          </w:p>
        </w:tc>
        <w:tc>
          <w:tcPr>
            <w:tcW w:w="2563" w:type="dxa"/>
            <w:vAlign w:val="center"/>
          </w:tcPr>
          <w:p w14:paraId="6082B405" w14:textId="77777777" w:rsidR="000058D3" w:rsidRPr="00240366" w:rsidRDefault="000058D3" w:rsidP="009C0B58">
            <w:pPr>
              <w:jc w:val="center"/>
              <w:rPr>
                <w:b/>
                <w:bCs/>
                <w:sz w:val="22"/>
                <w:szCs w:val="22"/>
                <w:shd w:val="clear" w:color="auto" w:fill="FFFFFF"/>
              </w:rPr>
            </w:pPr>
            <w:r w:rsidRPr="00240366">
              <w:rPr>
                <w:b/>
                <w:bCs/>
                <w:sz w:val="22"/>
                <w:szCs w:val="22"/>
              </w:rPr>
              <w:t>MS</w:t>
            </w:r>
          </w:p>
        </w:tc>
        <w:tc>
          <w:tcPr>
            <w:tcW w:w="2417" w:type="dxa"/>
          </w:tcPr>
          <w:p w14:paraId="11410CA5" w14:textId="77777777" w:rsidR="000058D3" w:rsidRPr="00240366" w:rsidRDefault="000058D3" w:rsidP="009C0B58">
            <w:pPr>
              <w:jc w:val="center"/>
              <w:rPr>
                <w:b/>
                <w:bCs/>
                <w:sz w:val="22"/>
                <w:szCs w:val="22"/>
              </w:rPr>
            </w:pPr>
            <w:r w:rsidRPr="00240366">
              <w:rPr>
                <w:b/>
                <w:bCs/>
                <w:sz w:val="22"/>
                <w:szCs w:val="22"/>
              </w:rPr>
              <w:t>NP</w:t>
            </w:r>
          </w:p>
        </w:tc>
      </w:tr>
      <w:tr w:rsidR="000058D3" w:rsidRPr="00240366" w14:paraId="79C54C69" w14:textId="77777777" w:rsidTr="009C0B58">
        <w:trPr>
          <w:trHeight w:val="254"/>
        </w:trPr>
        <w:tc>
          <w:tcPr>
            <w:tcW w:w="2558" w:type="dxa"/>
          </w:tcPr>
          <w:p w14:paraId="0C7B77EB" w14:textId="77777777" w:rsidR="000058D3" w:rsidRPr="00240366" w:rsidRDefault="000058D3" w:rsidP="009C0B58">
            <w:pPr>
              <w:jc w:val="center"/>
              <w:rPr>
                <w:sz w:val="22"/>
                <w:szCs w:val="22"/>
                <w:shd w:val="clear" w:color="auto" w:fill="FFFFFF"/>
              </w:rPr>
            </w:pPr>
          </w:p>
        </w:tc>
        <w:tc>
          <w:tcPr>
            <w:tcW w:w="3016" w:type="dxa"/>
          </w:tcPr>
          <w:p w14:paraId="77B4186E" w14:textId="77777777" w:rsidR="000058D3" w:rsidRPr="00240366" w:rsidRDefault="000058D3" w:rsidP="009C0B58">
            <w:pPr>
              <w:jc w:val="center"/>
              <w:rPr>
                <w:sz w:val="22"/>
                <w:szCs w:val="22"/>
                <w:shd w:val="clear" w:color="auto" w:fill="FFFFFF"/>
              </w:rPr>
            </w:pPr>
          </w:p>
        </w:tc>
        <w:tc>
          <w:tcPr>
            <w:tcW w:w="2563" w:type="dxa"/>
          </w:tcPr>
          <w:p w14:paraId="531A3EA7" w14:textId="0A19B3B5" w:rsidR="000058D3" w:rsidRPr="00240366" w:rsidRDefault="000058D3" w:rsidP="009C0B58">
            <w:pPr>
              <w:jc w:val="center"/>
              <w:rPr>
                <w:sz w:val="22"/>
                <w:szCs w:val="22"/>
                <w:shd w:val="clear" w:color="auto" w:fill="FFFFFF"/>
              </w:rPr>
            </w:pPr>
          </w:p>
        </w:tc>
        <w:tc>
          <w:tcPr>
            <w:tcW w:w="2417" w:type="dxa"/>
          </w:tcPr>
          <w:p w14:paraId="30E26EE6" w14:textId="21CF7187" w:rsidR="000058D3" w:rsidRPr="00240366" w:rsidRDefault="00B921C2" w:rsidP="009C0B58">
            <w:pPr>
              <w:jc w:val="center"/>
              <w:rPr>
                <w:sz w:val="22"/>
                <w:szCs w:val="22"/>
                <w:shd w:val="clear" w:color="auto" w:fill="FFFFFF"/>
              </w:rPr>
            </w:pPr>
            <w:r>
              <w:rPr>
                <w:sz w:val="22"/>
                <w:szCs w:val="22"/>
                <w:shd w:val="clear" w:color="auto" w:fill="FFFFFF"/>
              </w:rPr>
              <w:t>X</w:t>
            </w:r>
          </w:p>
        </w:tc>
      </w:tr>
    </w:tbl>
    <w:p w14:paraId="211156B3" w14:textId="77777777" w:rsidR="000058D3" w:rsidRPr="00240366" w:rsidRDefault="000058D3" w:rsidP="000058D3">
      <w:pPr>
        <w:rPr>
          <w:sz w:val="22"/>
          <w:szCs w:val="22"/>
        </w:rPr>
      </w:pPr>
    </w:p>
    <w:p w14:paraId="3137E2ED" w14:textId="77777777" w:rsidR="000058D3" w:rsidRPr="00240366" w:rsidRDefault="000058D3" w:rsidP="000058D3">
      <w:pPr>
        <w:jc w:val="center"/>
        <w:rPr>
          <w:sz w:val="22"/>
          <w:szCs w:val="22"/>
        </w:rPr>
      </w:pPr>
      <w:r w:rsidRPr="00240366">
        <w:rPr>
          <w:sz w:val="22"/>
          <w:szCs w:val="22"/>
        </w:rPr>
        <w:t>MD</w:t>
      </w:r>
      <w:r w:rsidRPr="00240366">
        <w:rPr>
          <w:rFonts w:cs="Calibri"/>
          <w:sz w:val="22"/>
          <w:szCs w:val="22"/>
        </w:rPr>
        <w:t> </w:t>
      </w:r>
      <w:r w:rsidRPr="00240366">
        <w:rPr>
          <w:sz w:val="22"/>
          <w:szCs w:val="22"/>
        </w:rPr>
        <w:t>: march</w:t>
      </w:r>
      <w:r w:rsidRPr="00240366">
        <w:rPr>
          <w:rFonts w:cs="Marianne"/>
          <w:sz w:val="22"/>
          <w:szCs w:val="22"/>
        </w:rPr>
        <w:t>é</w:t>
      </w:r>
      <w:r w:rsidRPr="00240366">
        <w:rPr>
          <w:sz w:val="22"/>
          <w:szCs w:val="22"/>
        </w:rPr>
        <w:t xml:space="preserve"> avec d</w:t>
      </w:r>
      <w:r w:rsidRPr="00240366">
        <w:rPr>
          <w:rFonts w:cs="Marianne"/>
          <w:sz w:val="22"/>
          <w:szCs w:val="22"/>
        </w:rPr>
        <w:t>é</w:t>
      </w:r>
      <w:r w:rsidRPr="00240366">
        <w:rPr>
          <w:sz w:val="22"/>
          <w:szCs w:val="22"/>
        </w:rPr>
        <w:t>tention d</w:t>
      </w:r>
      <w:r w:rsidRPr="00240366">
        <w:rPr>
          <w:rFonts w:cs="Marianne"/>
          <w:sz w:val="22"/>
          <w:szCs w:val="22"/>
        </w:rPr>
        <w:t>’</w:t>
      </w:r>
      <w:r w:rsidRPr="00240366">
        <w:rPr>
          <w:sz w:val="22"/>
          <w:szCs w:val="22"/>
        </w:rPr>
        <w:t xml:space="preserve">ISC </w:t>
      </w:r>
      <w:r w:rsidRPr="00240366">
        <w:rPr>
          <w:sz w:val="22"/>
          <w:szCs w:val="22"/>
        </w:rPr>
        <w:tab/>
      </w:r>
      <w:r w:rsidRPr="00240366">
        <w:rPr>
          <w:sz w:val="22"/>
          <w:szCs w:val="22"/>
        </w:rPr>
        <w:tab/>
      </w:r>
      <w:r w:rsidRPr="00240366">
        <w:rPr>
          <w:sz w:val="22"/>
          <w:szCs w:val="22"/>
        </w:rPr>
        <w:tab/>
      </w:r>
      <w:r w:rsidRPr="00240366">
        <w:rPr>
          <w:sz w:val="22"/>
          <w:szCs w:val="22"/>
        </w:rPr>
        <w:tab/>
        <w:t>MA</w:t>
      </w:r>
      <w:r w:rsidRPr="00240366">
        <w:rPr>
          <w:rFonts w:cs="Calibri"/>
          <w:sz w:val="22"/>
          <w:szCs w:val="22"/>
        </w:rPr>
        <w:t> </w:t>
      </w:r>
      <w:r w:rsidRPr="00240366">
        <w:rPr>
          <w:sz w:val="22"/>
          <w:szCs w:val="22"/>
        </w:rPr>
        <w:t>: march</w:t>
      </w:r>
      <w:r w:rsidRPr="00240366">
        <w:rPr>
          <w:rFonts w:cs="Marianne"/>
          <w:sz w:val="22"/>
          <w:szCs w:val="22"/>
        </w:rPr>
        <w:t>é</w:t>
      </w:r>
      <w:r w:rsidRPr="00240366">
        <w:rPr>
          <w:sz w:val="22"/>
          <w:szCs w:val="22"/>
        </w:rPr>
        <w:t xml:space="preserve"> avec acc</w:t>
      </w:r>
      <w:r w:rsidRPr="00240366">
        <w:rPr>
          <w:rFonts w:cs="Marianne"/>
          <w:sz w:val="22"/>
          <w:szCs w:val="22"/>
        </w:rPr>
        <w:t>è</w:t>
      </w:r>
      <w:r w:rsidRPr="00240366">
        <w:rPr>
          <w:sz w:val="22"/>
          <w:szCs w:val="22"/>
        </w:rPr>
        <w:t xml:space="preserve">s </w:t>
      </w:r>
      <w:r w:rsidRPr="00240366">
        <w:rPr>
          <w:rFonts w:cs="Marianne"/>
          <w:sz w:val="22"/>
          <w:szCs w:val="22"/>
        </w:rPr>
        <w:t>à</w:t>
      </w:r>
      <w:r w:rsidRPr="00240366">
        <w:rPr>
          <w:sz w:val="22"/>
          <w:szCs w:val="22"/>
        </w:rPr>
        <w:t xml:space="preserve"> des ISC</w:t>
      </w:r>
    </w:p>
    <w:p w14:paraId="48096607" w14:textId="77777777" w:rsidR="000058D3" w:rsidRPr="00240366" w:rsidRDefault="000058D3" w:rsidP="000058D3">
      <w:pPr>
        <w:jc w:val="center"/>
        <w:rPr>
          <w:sz w:val="22"/>
          <w:szCs w:val="22"/>
        </w:rPr>
      </w:pPr>
      <w:r w:rsidRPr="00240366">
        <w:rPr>
          <w:sz w:val="22"/>
          <w:szCs w:val="22"/>
        </w:rPr>
        <w:t>MS</w:t>
      </w:r>
      <w:r w:rsidRPr="00240366">
        <w:rPr>
          <w:rFonts w:cs="Calibri"/>
          <w:sz w:val="22"/>
          <w:szCs w:val="22"/>
        </w:rPr>
        <w:t> </w:t>
      </w:r>
      <w:r w:rsidRPr="00240366">
        <w:rPr>
          <w:sz w:val="22"/>
          <w:szCs w:val="22"/>
        </w:rPr>
        <w:t>: march</w:t>
      </w:r>
      <w:r w:rsidRPr="00240366">
        <w:rPr>
          <w:rFonts w:cs="Marianne"/>
          <w:sz w:val="22"/>
          <w:szCs w:val="22"/>
        </w:rPr>
        <w:t>é</w:t>
      </w:r>
      <w:r w:rsidRPr="00240366">
        <w:rPr>
          <w:sz w:val="22"/>
          <w:szCs w:val="22"/>
        </w:rPr>
        <w:t xml:space="preserve"> sensible </w:t>
      </w:r>
      <w:r w:rsidRPr="00240366">
        <w:rPr>
          <w:sz w:val="22"/>
          <w:szCs w:val="22"/>
        </w:rPr>
        <w:tab/>
      </w:r>
      <w:r w:rsidRPr="00240366">
        <w:rPr>
          <w:sz w:val="22"/>
          <w:szCs w:val="22"/>
        </w:rPr>
        <w:tab/>
      </w:r>
      <w:r w:rsidRPr="00240366">
        <w:rPr>
          <w:sz w:val="22"/>
          <w:szCs w:val="22"/>
        </w:rPr>
        <w:tab/>
      </w:r>
      <w:r w:rsidRPr="00240366">
        <w:rPr>
          <w:sz w:val="22"/>
          <w:szCs w:val="22"/>
        </w:rPr>
        <w:tab/>
      </w:r>
      <w:r w:rsidRPr="00240366">
        <w:rPr>
          <w:sz w:val="22"/>
          <w:szCs w:val="22"/>
        </w:rPr>
        <w:tab/>
      </w:r>
      <w:r w:rsidRPr="00240366">
        <w:rPr>
          <w:sz w:val="22"/>
          <w:szCs w:val="22"/>
        </w:rPr>
        <w:tab/>
        <w:t>NP</w:t>
      </w:r>
      <w:r w:rsidRPr="00240366">
        <w:rPr>
          <w:rFonts w:cs="Calibri"/>
          <w:sz w:val="22"/>
          <w:szCs w:val="22"/>
        </w:rPr>
        <w:t> </w:t>
      </w:r>
      <w:r w:rsidRPr="00240366">
        <w:rPr>
          <w:sz w:val="22"/>
          <w:szCs w:val="22"/>
        </w:rPr>
        <w:t>: march</w:t>
      </w:r>
      <w:r w:rsidRPr="00240366">
        <w:rPr>
          <w:rFonts w:cs="Marianne"/>
          <w:sz w:val="22"/>
          <w:szCs w:val="22"/>
        </w:rPr>
        <w:t>é</w:t>
      </w:r>
      <w:r w:rsidRPr="00240366">
        <w:rPr>
          <w:sz w:val="22"/>
          <w:szCs w:val="22"/>
        </w:rPr>
        <w:t xml:space="preserve"> non </w:t>
      </w:r>
      <w:commentRangeStart w:id="0"/>
      <w:r w:rsidRPr="00240366">
        <w:rPr>
          <w:sz w:val="22"/>
          <w:szCs w:val="22"/>
        </w:rPr>
        <w:t>prot</w:t>
      </w:r>
      <w:r w:rsidRPr="00240366">
        <w:rPr>
          <w:rFonts w:cs="Marianne"/>
          <w:sz w:val="22"/>
          <w:szCs w:val="22"/>
        </w:rPr>
        <w:t>é</w:t>
      </w:r>
      <w:r w:rsidRPr="00240366">
        <w:rPr>
          <w:sz w:val="22"/>
          <w:szCs w:val="22"/>
        </w:rPr>
        <w:t>g</w:t>
      </w:r>
      <w:r w:rsidRPr="00240366">
        <w:rPr>
          <w:rFonts w:cs="Marianne"/>
          <w:sz w:val="22"/>
          <w:szCs w:val="22"/>
        </w:rPr>
        <w:t>é</w:t>
      </w:r>
      <w:commentRangeEnd w:id="0"/>
      <w:r w:rsidR="00B921C2">
        <w:rPr>
          <w:rStyle w:val="Marquedecommentaire"/>
          <w:lang w:eastAsia="fr-FR"/>
        </w:rPr>
        <w:commentReference w:id="0"/>
      </w:r>
    </w:p>
    <w:p w14:paraId="0CCAE6CA" w14:textId="77777777" w:rsidR="00FC4132" w:rsidRPr="004B4AEC" w:rsidRDefault="00FC4132">
      <w:pPr>
        <w:spacing w:before="0" w:after="0"/>
        <w:jc w:val="left"/>
        <w:rPr>
          <w:sz w:val="22"/>
          <w:szCs w:val="22"/>
        </w:rPr>
      </w:pPr>
      <w:r w:rsidRPr="004B4AEC">
        <w:rPr>
          <w:sz w:val="22"/>
          <w:szCs w:val="22"/>
        </w:rPr>
        <w:br w:type="page"/>
      </w:r>
    </w:p>
    <w:p w14:paraId="10465B87" w14:textId="273A909F" w:rsidR="00FC4132" w:rsidRPr="004B4AEC" w:rsidRDefault="00FC4132" w:rsidP="00F30A5E">
      <w:pPr>
        <w:spacing w:before="0"/>
        <w:jc w:val="center"/>
        <w:rPr>
          <w:sz w:val="22"/>
          <w:szCs w:val="22"/>
        </w:rPr>
      </w:pPr>
    </w:p>
    <w:p w14:paraId="7CA03E6D" w14:textId="69310280" w:rsidR="00116E83" w:rsidRPr="004B4AEC" w:rsidRDefault="00C57204" w:rsidP="00E9386B">
      <w:pPr>
        <w:spacing w:before="0"/>
        <w:jc w:val="center"/>
        <w:rPr>
          <w:b/>
          <w:bCs/>
          <w:sz w:val="22"/>
          <w:szCs w:val="22"/>
          <w:u w:val="single"/>
        </w:rPr>
      </w:pPr>
      <w:r w:rsidRPr="004B4AEC">
        <w:rPr>
          <w:b/>
          <w:bCs/>
          <w:sz w:val="22"/>
          <w:szCs w:val="22"/>
          <w:u w:val="single"/>
        </w:rPr>
        <w:t>SOMMAIR</w:t>
      </w:r>
      <w:r w:rsidR="00116E83" w:rsidRPr="004B4AEC">
        <w:rPr>
          <w:b/>
          <w:bCs/>
          <w:sz w:val="22"/>
          <w:szCs w:val="22"/>
          <w:u w:val="single"/>
        </w:rPr>
        <w:t>E</w:t>
      </w:r>
    </w:p>
    <w:p w14:paraId="1839D6B9" w14:textId="77777777" w:rsidR="00462D88" w:rsidRPr="004B4AEC" w:rsidRDefault="00462D88" w:rsidP="00F30A5E">
      <w:pPr>
        <w:spacing w:before="0"/>
        <w:jc w:val="center"/>
        <w:rPr>
          <w:b/>
          <w:sz w:val="22"/>
          <w:szCs w:val="22"/>
          <w:u w:val="single"/>
        </w:rPr>
      </w:pPr>
    </w:p>
    <w:bookmarkStart w:id="2" w:name="_Toc358822759"/>
    <w:bookmarkStart w:id="3" w:name="_Toc358822911"/>
    <w:bookmarkStart w:id="4" w:name="_Toc358822955"/>
    <w:bookmarkStart w:id="5" w:name="_Toc358822999"/>
    <w:p w14:paraId="0690B27F" w14:textId="3F44E0DC" w:rsidR="00295F17" w:rsidRPr="004B4AEC" w:rsidRDefault="00B1178B" w:rsidP="00295F17">
      <w:pPr>
        <w:pStyle w:val="TM1"/>
        <w:tabs>
          <w:tab w:val="right" w:leader="dot" w:pos="10338"/>
        </w:tabs>
        <w:spacing w:before="0"/>
        <w:rPr>
          <w:rFonts w:ascii="Garamond" w:eastAsiaTheme="minorEastAsia" w:hAnsi="Garamond" w:cstheme="minorBidi"/>
          <w:b w:val="0"/>
          <w:bCs w:val="0"/>
          <w:caps w:val="0"/>
          <w:noProof/>
          <w:sz w:val="22"/>
          <w:szCs w:val="22"/>
          <w:lang w:eastAsia="fr-FR"/>
        </w:rPr>
      </w:pPr>
      <w:r w:rsidRPr="004B4AEC">
        <w:rPr>
          <w:rFonts w:ascii="Garamond" w:hAnsi="Garamond"/>
          <w:sz w:val="22"/>
          <w:szCs w:val="22"/>
        </w:rPr>
        <w:fldChar w:fldCharType="begin"/>
      </w:r>
      <w:r w:rsidRPr="004B4AEC">
        <w:rPr>
          <w:rFonts w:ascii="Garamond" w:hAnsi="Garamond"/>
          <w:sz w:val="22"/>
          <w:szCs w:val="22"/>
        </w:rPr>
        <w:instrText xml:space="preserve"> TOC \h \z \t "Titre 1;1;Titre 3;3;TITRE 2;2" </w:instrText>
      </w:r>
      <w:r w:rsidRPr="004B4AEC">
        <w:rPr>
          <w:rFonts w:ascii="Garamond" w:hAnsi="Garamond"/>
          <w:sz w:val="22"/>
          <w:szCs w:val="22"/>
        </w:rPr>
        <w:fldChar w:fldCharType="separate"/>
      </w:r>
      <w:hyperlink w:anchor="_Toc131170861" w:history="1">
        <w:r w:rsidR="00295F17" w:rsidRPr="004B4AEC">
          <w:rPr>
            <w:rStyle w:val="Lienhypertexte"/>
            <w:rFonts w:ascii="Garamond" w:hAnsi="Garamond"/>
            <w:noProof/>
            <w:sz w:val="22"/>
            <w:szCs w:val="22"/>
          </w:rPr>
          <w:t>CHAPITRE 1</w:t>
        </w:r>
        <w:r w:rsidR="00295F17" w:rsidRPr="004B4AEC">
          <w:rPr>
            <w:rStyle w:val="Lienhypertexte"/>
            <w:rFonts w:ascii="Garamond" w:hAnsi="Garamond" w:cs="Calibri"/>
            <w:noProof/>
            <w:sz w:val="22"/>
            <w:szCs w:val="22"/>
          </w:rPr>
          <w:t> </w:t>
        </w:r>
        <w:r w:rsidR="00295F17" w:rsidRPr="004B4AEC">
          <w:rPr>
            <w:rStyle w:val="Lienhypertexte"/>
            <w:rFonts w:ascii="Garamond" w:hAnsi="Garamond"/>
            <w:noProof/>
            <w:sz w:val="22"/>
            <w:szCs w:val="22"/>
          </w:rPr>
          <w:t>: OBJET DE L’ACCORD CADRE ET PROCDURE DE MISE EN CONCURRENCE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_Toc131170861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1</w:t>
        </w:r>
        <w:r w:rsidR="00295F17" w:rsidRPr="004B4AEC">
          <w:rPr>
            <w:rFonts w:ascii="Garamond" w:hAnsi="Garamond"/>
            <w:noProof/>
            <w:webHidden/>
            <w:sz w:val="22"/>
            <w:szCs w:val="22"/>
          </w:rPr>
          <w:fldChar w:fldCharType="end"/>
        </w:r>
      </w:hyperlink>
    </w:p>
    <w:p w14:paraId="781C65C2" w14:textId="45AD77DF"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62" w:history="1">
        <w:r w:rsidR="00295F17" w:rsidRPr="004B4AEC">
          <w:rPr>
            <w:rStyle w:val="Lienhypertexte"/>
            <w:rFonts w:ascii="Garamond" w:hAnsi="Garamond"/>
            <w:noProof/>
            <w:sz w:val="22"/>
            <w:szCs w:val="22"/>
          </w:rPr>
          <w:t>1.1.</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Objet de l’accord-cadre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_Toc131170862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1</w:t>
        </w:r>
        <w:r w:rsidR="00295F17" w:rsidRPr="004B4AEC">
          <w:rPr>
            <w:rFonts w:ascii="Garamond" w:hAnsi="Garamond"/>
            <w:noProof/>
            <w:webHidden/>
            <w:sz w:val="22"/>
            <w:szCs w:val="22"/>
          </w:rPr>
          <w:fldChar w:fldCharType="end"/>
        </w:r>
      </w:hyperlink>
    </w:p>
    <w:p w14:paraId="7478C972" w14:textId="71A43191"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63" w:history="1">
        <w:r w:rsidR="00295F17" w:rsidRPr="004B4AEC">
          <w:rPr>
            <w:rStyle w:val="Lienhypertexte"/>
            <w:rFonts w:ascii="Garamond" w:hAnsi="Garamond"/>
            <w:noProof/>
            <w:sz w:val="22"/>
            <w:szCs w:val="22"/>
          </w:rPr>
          <w:t>1.2.</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Forme de l’accord-cadre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_Toc131170863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1</w:t>
        </w:r>
        <w:r w:rsidR="00295F17" w:rsidRPr="004B4AEC">
          <w:rPr>
            <w:rFonts w:ascii="Garamond" w:hAnsi="Garamond"/>
            <w:noProof/>
            <w:webHidden/>
            <w:sz w:val="22"/>
            <w:szCs w:val="22"/>
          </w:rPr>
          <w:fldChar w:fldCharType="end"/>
        </w:r>
      </w:hyperlink>
    </w:p>
    <w:p w14:paraId="58D511EC" w14:textId="4023CA01"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64" w:history="1">
        <w:r w:rsidR="00295F17" w:rsidRPr="004B4AEC">
          <w:rPr>
            <w:rStyle w:val="Lienhypertexte"/>
            <w:rFonts w:ascii="Garamond" w:hAnsi="Garamond"/>
            <w:noProof/>
            <w:sz w:val="22"/>
            <w:szCs w:val="22"/>
          </w:rPr>
          <w:t>1.3.</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Allotissement de l’accord cadre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_Toc131170864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2</w:t>
        </w:r>
        <w:r w:rsidR="00295F17" w:rsidRPr="004B4AEC">
          <w:rPr>
            <w:rFonts w:ascii="Garamond" w:hAnsi="Garamond"/>
            <w:noProof/>
            <w:webHidden/>
            <w:sz w:val="22"/>
            <w:szCs w:val="22"/>
          </w:rPr>
          <w:fldChar w:fldCharType="end"/>
        </w:r>
      </w:hyperlink>
    </w:p>
    <w:p w14:paraId="011D8027" w14:textId="7FC09704"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65" w:history="1">
        <w:r w:rsidR="00295F17" w:rsidRPr="004B4AEC">
          <w:rPr>
            <w:rStyle w:val="Lienhypertexte"/>
            <w:rFonts w:ascii="Garamond" w:hAnsi="Garamond"/>
            <w:noProof/>
            <w:sz w:val="22"/>
            <w:szCs w:val="22"/>
          </w:rPr>
          <w:t>1.4.</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Durée de l’accord-cadre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_Toc131170865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2</w:t>
        </w:r>
        <w:r w:rsidR="00295F17" w:rsidRPr="004B4AEC">
          <w:rPr>
            <w:rFonts w:ascii="Garamond" w:hAnsi="Garamond"/>
            <w:noProof/>
            <w:webHidden/>
            <w:sz w:val="22"/>
            <w:szCs w:val="22"/>
          </w:rPr>
          <w:fldChar w:fldCharType="end"/>
        </w:r>
      </w:hyperlink>
    </w:p>
    <w:p w14:paraId="63C9FD7B" w14:textId="2714AC28"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66" w:history="1">
        <w:r w:rsidR="00295F17" w:rsidRPr="004B4AEC">
          <w:rPr>
            <w:rStyle w:val="Lienhypertexte"/>
            <w:rFonts w:ascii="Garamond" w:hAnsi="Garamond"/>
            <w:noProof/>
            <w:sz w:val="22"/>
            <w:szCs w:val="22"/>
          </w:rPr>
          <w:t>1.5.</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Montants de l’accord-cadre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_Toc131170866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3</w:t>
        </w:r>
        <w:r w:rsidR="00295F17" w:rsidRPr="004B4AEC">
          <w:rPr>
            <w:rFonts w:ascii="Garamond" w:hAnsi="Garamond"/>
            <w:noProof/>
            <w:webHidden/>
            <w:sz w:val="22"/>
            <w:szCs w:val="22"/>
          </w:rPr>
          <w:fldChar w:fldCharType="end"/>
        </w:r>
      </w:hyperlink>
    </w:p>
    <w:p w14:paraId="570E430E" w14:textId="32789533"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67" w:history="1">
        <w:r w:rsidR="00295F17" w:rsidRPr="004B4AEC">
          <w:rPr>
            <w:rStyle w:val="Lienhypertexte"/>
            <w:rFonts w:ascii="Garamond" w:hAnsi="Garamond"/>
            <w:noProof/>
            <w:sz w:val="22"/>
            <w:szCs w:val="22"/>
          </w:rPr>
          <w:t>1.6.</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Technique d’achat – accord-cadre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_Toc131170867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3</w:t>
        </w:r>
        <w:r w:rsidR="00295F17" w:rsidRPr="004B4AEC">
          <w:rPr>
            <w:rFonts w:ascii="Garamond" w:hAnsi="Garamond"/>
            <w:noProof/>
            <w:webHidden/>
            <w:sz w:val="22"/>
            <w:szCs w:val="22"/>
          </w:rPr>
          <w:fldChar w:fldCharType="end"/>
        </w:r>
      </w:hyperlink>
    </w:p>
    <w:p w14:paraId="592F608D" w14:textId="58C15363"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68" w:history="1">
        <w:r w:rsidR="00295F17" w:rsidRPr="004B4AEC">
          <w:rPr>
            <w:rStyle w:val="Lienhypertexte"/>
            <w:rFonts w:ascii="Garamond" w:hAnsi="Garamond"/>
            <w:noProof/>
            <w:sz w:val="22"/>
            <w:szCs w:val="22"/>
          </w:rPr>
          <w:t>1.7.</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Cahier des clauses administratives générales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_Toc131170868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3</w:t>
        </w:r>
        <w:r w:rsidR="00295F17" w:rsidRPr="004B4AEC">
          <w:rPr>
            <w:rFonts w:ascii="Garamond" w:hAnsi="Garamond"/>
            <w:noProof/>
            <w:webHidden/>
            <w:sz w:val="22"/>
            <w:szCs w:val="22"/>
          </w:rPr>
          <w:fldChar w:fldCharType="end"/>
        </w:r>
      </w:hyperlink>
    </w:p>
    <w:p w14:paraId="0997F3B7" w14:textId="11579F94"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69" w:history="1">
        <w:r w:rsidR="00295F17" w:rsidRPr="004B4AEC">
          <w:rPr>
            <w:rStyle w:val="Lienhypertexte"/>
            <w:rFonts w:ascii="Garamond" w:hAnsi="Garamond"/>
            <w:noProof/>
            <w:sz w:val="22"/>
            <w:szCs w:val="22"/>
          </w:rPr>
          <w:t>1.8.</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Mode de consultation – Procédure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_Toc131170869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3</w:t>
        </w:r>
        <w:r w:rsidR="00295F17" w:rsidRPr="004B4AEC">
          <w:rPr>
            <w:rFonts w:ascii="Garamond" w:hAnsi="Garamond"/>
            <w:noProof/>
            <w:webHidden/>
            <w:sz w:val="22"/>
            <w:szCs w:val="22"/>
          </w:rPr>
          <w:fldChar w:fldCharType="end"/>
        </w:r>
      </w:hyperlink>
    </w:p>
    <w:p w14:paraId="256D7BF0" w14:textId="2678C8FC"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70" w:history="1">
        <w:r w:rsidR="00295F17" w:rsidRPr="004B4AEC">
          <w:rPr>
            <w:rStyle w:val="Lienhypertexte"/>
            <w:rFonts w:ascii="Garamond" w:hAnsi="Garamond"/>
            <w:noProof/>
            <w:sz w:val="22"/>
            <w:szCs w:val="22"/>
          </w:rPr>
          <w:t>1.9.</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Mentions relatives à la sécurité et la protection</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_Toc131170870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3</w:t>
        </w:r>
        <w:r w:rsidR="00295F17" w:rsidRPr="004B4AEC">
          <w:rPr>
            <w:rFonts w:ascii="Garamond" w:hAnsi="Garamond"/>
            <w:noProof/>
            <w:webHidden/>
            <w:sz w:val="22"/>
            <w:szCs w:val="22"/>
          </w:rPr>
          <w:fldChar w:fldCharType="end"/>
        </w:r>
      </w:hyperlink>
    </w:p>
    <w:p w14:paraId="74387276" w14:textId="565271EF"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71" w:history="1">
        <w:r w:rsidR="00295F17" w:rsidRPr="004B4AEC">
          <w:rPr>
            <w:rStyle w:val="Lienhypertexte"/>
            <w:rFonts w:ascii="Garamond" w:hAnsi="Garamond"/>
            <w:noProof/>
            <w:sz w:val="22"/>
            <w:szCs w:val="22"/>
          </w:rPr>
          <w:t>1.10.</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Emploi de la langue française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_Toc131170871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3</w:t>
        </w:r>
        <w:r w:rsidR="00295F17" w:rsidRPr="004B4AEC">
          <w:rPr>
            <w:rFonts w:ascii="Garamond" w:hAnsi="Garamond"/>
            <w:noProof/>
            <w:webHidden/>
            <w:sz w:val="22"/>
            <w:szCs w:val="22"/>
          </w:rPr>
          <w:fldChar w:fldCharType="end"/>
        </w:r>
      </w:hyperlink>
    </w:p>
    <w:p w14:paraId="348C15A0" w14:textId="0662A312"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72" w:history="1">
        <w:r w:rsidR="00295F17" w:rsidRPr="004B4AEC">
          <w:rPr>
            <w:rStyle w:val="Lienhypertexte"/>
            <w:rFonts w:ascii="Garamond" w:hAnsi="Garamond"/>
            <w:noProof/>
            <w:sz w:val="22"/>
            <w:szCs w:val="22"/>
          </w:rPr>
          <w:t>1.11.</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Visite des lieux</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_Toc131170872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3</w:t>
        </w:r>
        <w:r w:rsidR="00295F17" w:rsidRPr="004B4AEC">
          <w:rPr>
            <w:rFonts w:ascii="Garamond" w:hAnsi="Garamond"/>
            <w:noProof/>
            <w:webHidden/>
            <w:sz w:val="22"/>
            <w:szCs w:val="22"/>
          </w:rPr>
          <w:fldChar w:fldCharType="end"/>
        </w:r>
      </w:hyperlink>
    </w:p>
    <w:p w14:paraId="7D265F3B" w14:textId="61FD0686"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73" w:history="1">
        <w:r w:rsidR="00295F17" w:rsidRPr="004B4AEC">
          <w:rPr>
            <w:rStyle w:val="Lienhypertexte"/>
            <w:rFonts w:ascii="Garamond" w:hAnsi="Garamond"/>
            <w:noProof/>
            <w:sz w:val="22"/>
            <w:szCs w:val="22"/>
          </w:rPr>
          <w:t>1.12.</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Date limite de réception des candidatures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_Toc131170873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3</w:t>
        </w:r>
        <w:r w:rsidR="00295F17" w:rsidRPr="004B4AEC">
          <w:rPr>
            <w:rFonts w:ascii="Garamond" w:hAnsi="Garamond"/>
            <w:noProof/>
            <w:webHidden/>
            <w:sz w:val="22"/>
            <w:szCs w:val="22"/>
          </w:rPr>
          <w:fldChar w:fldCharType="end"/>
        </w:r>
      </w:hyperlink>
    </w:p>
    <w:p w14:paraId="44205EE8" w14:textId="01F19CE5"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74" w:history="1">
        <w:r w:rsidR="00295F17" w:rsidRPr="004B4AEC">
          <w:rPr>
            <w:rStyle w:val="Lienhypertexte"/>
            <w:rFonts w:ascii="Garamond" w:hAnsi="Garamond"/>
            <w:noProof/>
            <w:sz w:val="22"/>
            <w:szCs w:val="22"/>
          </w:rPr>
          <w:t>1.13.</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Délai de validité des offres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_Toc131170874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3</w:t>
        </w:r>
        <w:r w:rsidR="00295F17" w:rsidRPr="004B4AEC">
          <w:rPr>
            <w:rFonts w:ascii="Garamond" w:hAnsi="Garamond"/>
            <w:noProof/>
            <w:webHidden/>
            <w:sz w:val="22"/>
            <w:szCs w:val="22"/>
          </w:rPr>
          <w:fldChar w:fldCharType="end"/>
        </w:r>
      </w:hyperlink>
    </w:p>
    <w:p w14:paraId="28E5C984" w14:textId="22456C6A" w:rsidR="00295F17" w:rsidRPr="004B4AEC" w:rsidRDefault="00CF1D8A" w:rsidP="00295F17">
      <w:pPr>
        <w:pStyle w:val="TM1"/>
        <w:tabs>
          <w:tab w:val="left" w:pos="1686"/>
          <w:tab w:val="right" w:leader="dot" w:pos="10338"/>
        </w:tabs>
        <w:spacing w:before="0"/>
        <w:rPr>
          <w:rFonts w:ascii="Garamond" w:eastAsiaTheme="minorEastAsia" w:hAnsi="Garamond" w:cstheme="minorBidi"/>
          <w:b w:val="0"/>
          <w:bCs w:val="0"/>
          <w:caps w:val="0"/>
          <w:noProof/>
          <w:sz w:val="22"/>
          <w:szCs w:val="22"/>
          <w:lang w:eastAsia="fr-FR"/>
        </w:rPr>
      </w:pPr>
      <w:hyperlink w:anchor="_Toc131170875" w:history="1">
        <w:r w:rsidR="00295F17" w:rsidRPr="004B4AEC">
          <w:rPr>
            <w:rStyle w:val="Lienhypertexte"/>
            <w:rFonts w:ascii="Garamond" w:eastAsia="Calibri" w:hAnsi="Garamond"/>
            <w:noProof/>
            <w:sz w:val="22"/>
            <w:szCs w:val="22"/>
            <w14:scene3d>
              <w14:camera w14:prst="orthographicFront"/>
              <w14:lightRig w14:rig="threePt" w14:dir="t">
                <w14:rot w14:lat="0" w14:lon="0" w14:rev="0"/>
              </w14:lightRig>
            </w14:scene3d>
          </w:rPr>
          <w:t>Article 1.</w:t>
        </w:r>
        <w:r w:rsidR="00295F17" w:rsidRPr="004B4AEC">
          <w:rPr>
            <w:rFonts w:ascii="Garamond" w:eastAsiaTheme="minorEastAsia" w:hAnsi="Garamond" w:cstheme="minorBidi"/>
            <w:b w:val="0"/>
            <w:bCs w:val="0"/>
            <w:caps w:val="0"/>
            <w:noProof/>
            <w:sz w:val="22"/>
            <w:szCs w:val="22"/>
            <w:lang w:eastAsia="fr-FR"/>
          </w:rPr>
          <w:tab/>
        </w:r>
        <w:r w:rsidR="00295F17" w:rsidRPr="004B4AEC">
          <w:rPr>
            <w:rStyle w:val="Lienhypertexte"/>
            <w:rFonts w:ascii="Garamond" w:hAnsi="Garamond"/>
            <w:noProof/>
            <w:sz w:val="22"/>
            <w:szCs w:val="22"/>
          </w:rPr>
          <w:t>MODALITE DE TELECHARGEMENT DU DOSSIER DE LA CONSULTATION</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_Toc131170875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3</w:t>
        </w:r>
        <w:r w:rsidR="00295F17" w:rsidRPr="004B4AEC">
          <w:rPr>
            <w:rFonts w:ascii="Garamond" w:hAnsi="Garamond"/>
            <w:noProof/>
            <w:webHidden/>
            <w:sz w:val="22"/>
            <w:szCs w:val="22"/>
          </w:rPr>
          <w:fldChar w:fldCharType="end"/>
        </w:r>
      </w:hyperlink>
    </w:p>
    <w:p w14:paraId="1270A1A0" w14:textId="6DD62709" w:rsidR="00295F17" w:rsidRPr="004B4AEC" w:rsidRDefault="00CF1D8A" w:rsidP="00BE1EEF">
      <w:pPr>
        <w:pStyle w:val="TM1"/>
        <w:tabs>
          <w:tab w:val="left" w:pos="1701"/>
          <w:tab w:val="right" w:leader="dot" w:pos="10338"/>
        </w:tabs>
        <w:spacing w:before="0"/>
        <w:rPr>
          <w:rFonts w:ascii="Garamond" w:eastAsiaTheme="minorEastAsia" w:hAnsi="Garamond" w:cstheme="minorBidi"/>
          <w:b w:val="0"/>
          <w:bCs w:val="0"/>
          <w:caps w:val="0"/>
          <w:noProof/>
          <w:sz w:val="22"/>
          <w:szCs w:val="22"/>
          <w:lang w:eastAsia="fr-FR"/>
        </w:rPr>
      </w:pPr>
      <w:hyperlink w:anchor="_Toc131170876" w:history="1">
        <w:r w:rsidR="00295F17" w:rsidRPr="004B4AEC">
          <w:rPr>
            <w:rStyle w:val="Lienhypertexte"/>
            <w:rFonts w:ascii="Garamond" w:hAnsi="Garamond"/>
            <w:noProof/>
            <w:sz w:val="22"/>
            <w:szCs w:val="22"/>
            <w14:scene3d>
              <w14:camera w14:prst="orthographicFront"/>
              <w14:lightRig w14:rig="threePt" w14:dir="t">
                <w14:rot w14:lat="0" w14:lon="0" w14:rev="0"/>
              </w14:lightRig>
            </w14:scene3d>
          </w:rPr>
          <w:t>Article 2.</w:t>
        </w:r>
        <w:r w:rsidR="00295F17" w:rsidRPr="004B4AEC">
          <w:rPr>
            <w:rFonts w:ascii="Garamond" w:eastAsiaTheme="minorEastAsia" w:hAnsi="Garamond" w:cstheme="minorBidi"/>
            <w:b w:val="0"/>
            <w:bCs w:val="0"/>
            <w:caps w:val="0"/>
            <w:noProof/>
            <w:sz w:val="22"/>
            <w:szCs w:val="22"/>
            <w:lang w:eastAsia="fr-FR"/>
          </w:rPr>
          <w:tab/>
        </w:r>
        <w:r w:rsidR="00295F17" w:rsidRPr="004B4AEC">
          <w:rPr>
            <w:rStyle w:val="Lienhypertexte"/>
            <w:rFonts w:ascii="Garamond" w:hAnsi="Garamond"/>
            <w:noProof/>
            <w:sz w:val="22"/>
            <w:szCs w:val="22"/>
          </w:rPr>
          <w:t>QUESTIONS/REPONSES ET RENSEIGNEMENTS COMPLEMENTAIRES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_Toc131170876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3</w:t>
        </w:r>
        <w:r w:rsidR="00295F17" w:rsidRPr="004B4AEC">
          <w:rPr>
            <w:rFonts w:ascii="Garamond" w:hAnsi="Garamond"/>
            <w:noProof/>
            <w:webHidden/>
            <w:sz w:val="22"/>
            <w:szCs w:val="22"/>
          </w:rPr>
          <w:fldChar w:fldCharType="end"/>
        </w:r>
      </w:hyperlink>
    </w:p>
    <w:p w14:paraId="05F53458" w14:textId="22883223" w:rsidR="00295F17" w:rsidRPr="004B4AEC" w:rsidRDefault="00CF1D8A" w:rsidP="00295F17">
      <w:pPr>
        <w:pStyle w:val="TM1"/>
        <w:tabs>
          <w:tab w:val="left" w:pos="1680"/>
          <w:tab w:val="right" w:leader="dot" w:pos="10338"/>
        </w:tabs>
        <w:spacing w:before="0"/>
        <w:rPr>
          <w:rFonts w:ascii="Garamond" w:eastAsiaTheme="minorEastAsia" w:hAnsi="Garamond" w:cstheme="minorBidi"/>
          <w:b w:val="0"/>
          <w:bCs w:val="0"/>
          <w:caps w:val="0"/>
          <w:noProof/>
          <w:sz w:val="22"/>
          <w:szCs w:val="22"/>
          <w:lang w:eastAsia="fr-FR"/>
        </w:rPr>
      </w:pPr>
      <w:hyperlink w:anchor="_Toc131170877" w:history="1">
        <w:r w:rsidR="00295F17" w:rsidRPr="004B4AEC">
          <w:rPr>
            <w:rStyle w:val="Lienhypertexte"/>
            <w:rFonts w:ascii="Garamond" w:hAnsi="Garamond"/>
            <w:noProof/>
            <w:sz w:val="22"/>
            <w:szCs w:val="22"/>
            <w14:scene3d>
              <w14:camera w14:prst="orthographicFront"/>
              <w14:lightRig w14:rig="threePt" w14:dir="t">
                <w14:rot w14:lat="0" w14:lon="0" w14:rev="0"/>
              </w14:lightRig>
            </w14:scene3d>
          </w:rPr>
          <w:t>Article 3.</w:t>
        </w:r>
        <w:r w:rsidR="00295F17" w:rsidRPr="004B4AEC">
          <w:rPr>
            <w:rFonts w:ascii="Garamond" w:eastAsiaTheme="minorEastAsia" w:hAnsi="Garamond" w:cstheme="minorBidi"/>
            <w:b w:val="0"/>
            <w:bCs w:val="0"/>
            <w:caps w:val="0"/>
            <w:noProof/>
            <w:sz w:val="22"/>
            <w:szCs w:val="22"/>
            <w:lang w:eastAsia="fr-FR"/>
          </w:rPr>
          <w:tab/>
        </w:r>
        <w:r w:rsidR="00295F17" w:rsidRPr="004B4AEC">
          <w:rPr>
            <w:rStyle w:val="Lienhypertexte"/>
            <w:rFonts w:ascii="Garamond" w:hAnsi="Garamond"/>
            <w:noProof/>
            <w:sz w:val="22"/>
            <w:szCs w:val="22"/>
          </w:rPr>
          <w:t>CONDITION D’ENVOI ET DE REMISE DES PLIS – PHASE CANDIDATURE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_Toc131170877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4</w:t>
        </w:r>
        <w:r w:rsidR="00295F17" w:rsidRPr="004B4AEC">
          <w:rPr>
            <w:rFonts w:ascii="Garamond" w:hAnsi="Garamond"/>
            <w:noProof/>
            <w:webHidden/>
            <w:sz w:val="22"/>
            <w:szCs w:val="22"/>
          </w:rPr>
          <w:fldChar w:fldCharType="end"/>
        </w:r>
      </w:hyperlink>
    </w:p>
    <w:p w14:paraId="2AE5D6CE" w14:textId="183426DD"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78" w:history="1">
        <w:r w:rsidR="00295F17" w:rsidRPr="004B4AEC">
          <w:rPr>
            <w:rStyle w:val="Lienhypertexte"/>
            <w:rFonts w:ascii="Garamond" w:hAnsi="Garamond"/>
            <w:noProof/>
            <w:sz w:val="22"/>
            <w:szCs w:val="22"/>
          </w:rPr>
          <w:t>3.1.</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Date et heure limites de réception des plis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_Toc131170878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4</w:t>
        </w:r>
        <w:r w:rsidR="00295F17" w:rsidRPr="004B4AEC">
          <w:rPr>
            <w:rFonts w:ascii="Garamond" w:hAnsi="Garamond"/>
            <w:noProof/>
            <w:webHidden/>
            <w:sz w:val="22"/>
            <w:szCs w:val="22"/>
          </w:rPr>
          <w:fldChar w:fldCharType="end"/>
        </w:r>
      </w:hyperlink>
    </w:p>
    <w:p w14:paraId="4E6E7793" w14:textId="231F8F34"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79" w:history="1">
        <w:r w:rsidR="00295F17" w:rsidRPr="004B4AEC">
          <w:rPr>
            <w:rStyle w:val="Lienhypertexte"/>
            <w:rFonts w:ascii="Garamond" w:hAnsi="Garamond"/>
            <w:noProof/>
            <w:sz w:val="22"/>
            <w:szCs w:val="22"/>
          </w:rPr>
          <w:t>3.2.</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Conditions de transmission des plis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_Toc131170879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4</w:t>
        </w:r>
        <w:r w:rsidR="00295F17" w:rsidRPr="004B4AEC">
          <w:rPr>
            <w:rFonts w:ascii="Garamond" w:hAnsi="Garamond"/>
            <w:noProof/>
            <w:webHidden/>
            <w:sz w:val="22"/>
            <w:szCs w:val="22"/>
          </w:rPr>
          <w:fldChar w:fldCharType="end"/>
        </w:r>
      </w:hyperlink>
    </w:p>
    <w:p w14:paraId="7EEE1AF7" w14:textId="717F191D" w:rsidR="00295F17" w:rsidRPr="004B4AEC" w:rsidRDefault="00CF1D8A" w:rsidP="00295F17">
      <w:pPr>
        <w:pStyle w:val="TM3"/>
        <w:tabs>
          <w:tab w:val="left" w:pos="720"/>
          <w:tab w:val="right" w:leader="dot" w:pos="10338"/>
        </w:tabs>
        <w:spacing w:before="0"/>
        <w:rPr>
          <w:rFonts w:ascii="Garamond" w:eastAsiaTheme="minorEastAsia" w:hAnsi="Garamond" w:cstheme="minorBidi"/>
          <w:noProof/>
          <w:sz w:val="22"/>
          <w:szCs w:val="22"/>
          <w:lang w:eastAsia="fr-FR"/>
        </w:rPr>
      </w:pPr>
      <w:hyperlink w:anchor="_Toc131170880" w:history="1">
        <w:r w:rsidR="00295F17" w:rsidRPr="004B4AEC">
          <w:rPr>
            <w:rStyle w:val="Lienhypertexte"/>
            <w:rFonts w:ascii="Garamond" w:hAnsi="Garamond"/>
            <w:noProof/>
            <w:sz w:val="22"/>
            <w:szCs w:val="22"/>
          </w:rPr>
          <w:t>a.</w:t>
        </w:r>
        <w:r w:rsidR="00295F17" w:rsidRPr="004B4AEC">
          <w:rPr>
            <w:rFonts w:ascii="Garamond" w:eastAsiaTheme="minorEastAsia" w:hAnsi="Garamond" w:cstheme="minorBidi"/>
            <w:noProof/>
            <w:sz w:val="22"/>
            <w:szCs w:val="22"/>
            <w:lang w:eastAsia="fr-FR"/>
          </w:rPr>
          <w:tab/>
        </w:r>
        <w:r w:rsidR="00295F17" w:rsidRPr="004B4AEC">
          <w:rPr>
            <w:rStyle w:val="Lienhypertexte"/>
            <w:rFonts w:ascii="Garamond" w:hAnsi="Garamond"/>
            <w:noProof/>
            <w:sz w:val="22"/>
            <w:szCs w:val="22"/>
          </w:rPr>
          <w:t>Présentation des dossiers et format des fichiers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_Toc131170880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4</w:t>
        </w:r>
        <w:r w:rsidR="00295F17" w:rsidRPr="004B4AEC">
          <w:rPr>
            <w:rFonts w:ascii="Garamond" w:hAnsi="Garamond"/>
            <w:noProof/>
            <w:webHidden/>
            <w:sz w:val="22"/>
            <w:szCs w:val="22"/>
          </w:rPr>
          <w:fldChar w:fldCharType="end"/>
        </w:r>
      </w:hyperlink>
    </w:p>
    <w:p w14:paraId="0F8D6A66" w14:textId="2C53C422" w:rsidR="00295F17" w:rsidRPr="004B4AEC" w:rsidRDefault="00CF1D8A" w:rsidP="00295F17">
      <w:pPr>
        <w:pStyle w:val="TM3"/>
        <w:tabs>
          <w:tab w:val="left" w:pos="720"/>
          <w:tab w:val="right" w:leader="dot" w:pos="10338"/>
        </w:tabs>
        <w:spacing w:before="0"/>
        <w:rPr>
          <w:rFonts w:ascii="Garamond" w:eastAsiaTheme="minorEastAsia" w:hAnsi="Garamond" w:cstheme="minorBidi"/>
          <w:noProof/>
          <w:sz w:val="22"/>
          <w:szCs w:val="22"/>
          <w:lang w:eastAsia="fr-FR"/>
        </w:rPr>
      </w:pPr>
      <w:hyperlink w:anchor="_Toc131170881" w:history="1">
        <w:r w:rsidR="00295F17" w:rsidRPr="004B4AEC">
          <w:rPr>
            <w:rStyle w:val="Lienhypertexte"/>
            <w:rFonts w:ascii="Garamond" w:hAnsi="Garamond"/>
            <w:noProof/>
            <w:sz w:val="22"/>
            <w:szCs w:val="22"/>
          </w:rPr>
          <w:t>b.</w:t>
        </w:r>
        <w:r w:rsidR="00295F17" w:rsidRPr="004B4AEC">
          <w:rPr>
            <w:rFonts w:ascii="Garamond" w:eastAsiaTheme="minorEastAsia" w:hAnsi="Garamond" w:cstheme="minorBidi"/>
            <w:noProof/>
            <w:sz w:val="22"/>
            <w:szCs w:val="22"/>
            <w:lang w:eastAsia="fr-FR"/>
          </w:rPr>
          <w:tab/>
        </w:r>
        <w:r w:rsidR="00295F17" w:rsidRPr="004B4AEC">
          <w:rPr>
            <w:rStyle w:val="Lienhypertexte"/>
            <w:rFonts w:ascii="Garamond" w:hAnsi="Garamond"/>
            <w:noProof/>
            <w:sz w:val="22"/>
            <w:szCs w:val="22"/>
          </w:rPr>
          <w:t>Horodatage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_Toc131170881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4</w:t>
        </w:r>
        <w:r w:rsidR="00295F17" w:rsidRPr="004B4AEC">
          <w:rPr>
            <w:rFonts w:ascii="Garamond" w:hAnsi="Garamond"/>
            <w:noProof/>
            <w:webHidden/>
            <w:sz w:val="22"/>
            <w:szCs w:val="22"/>
          </w:rPr>
          <w:fldChar w:fldCharType="end"/>
        </w:r>
      </w:hyperlink>
    </w:p>
    <w:p w14:paraId="3F37777D" w14:textId="2919A964" w:rsidR="00295F17" w:rsidRPr="004B4AEC" w:rsidRDefault="00CF1D8A" w:rsidP="00295F17">
      <w:pPr>
        <w:pStyle w:val="TM3"/>
        <w:tabs>
          <w:tab w:val="left" w:pos="720"/>
          <w:tab w:val="right" w:leader="dot" w:pos="10338"/>
        </w:tabs>
        <w:spacing w:before="0"/>
        <w:rPr>
          <w:rFonts w:ascii="Garamond" w:eastAsiaTheme="minorEastAsia" w:hAnsi="Garamond" w:cstheme="minorBidi"/>
          <w:noProof/>
          <w:sz w:val="22"/>
          <w:szCs w:val="22"/>
          <w:lang w:eastAsia="fr-FR"/>
        </w:rPr>
      </w:pPr>
      <w:hyperlink w:anchor="_Toc131170882" w:history="1">
        <w:r w:rsidR="00295F17" w:rsidRPr="004B4AEC">
          <w:rPr>
            <w:rStyle w:val="Lienhypertexte"/>
            <w:rFonts w:ascii="Garamond" w:hAnsi="Garamond"/>
            <w:b/>
            <w:bCs/>
            <w:noProof/>
            <w:sz w:val="22"/>
            <w:szCs w:val="22"/>
          </w:rPr>
          <w:t>c.</w:t>
        </w:r>
        <w:r w:rsidR="00295F17" w:rsidRPr="004B4AEC">
          <w:rPr>
            <w:rFonts w:ascii="Garamond" w:eastAsiaTheme="minorEastAsia" w:hAnsi="Garamond" w:cstheme="minorBidi"/>
            <w:noProof/>
            <w:sz w:val="22"/>
            <w:szCs w:val="22"/>
            <w:lang w:eastAsia="fr-FR"/>
          </w:rPr>
          <w:tab/>
        </w:r>
        <w:r w:rsidR="00295F17" w:rsidRPr="004B4AEC">
          <w:rPr>
            <w:rStyle w:val="Lienhypertexte"/>
            <w:rFonts w:ascii="Garamond" w:hAnsi="Garamond"/>
            <w:noProof/>
            <w:sz w:val="22"/>
            <w:szCs w:val="22"/>
          </w:rPr>
          <w:t>Copie de sauvegarde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_Toc131170882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4</w:t>
        </w:r>
        <w:r w:rsidR="00295F17" w:rsidRPr="004B4AEC">
          <w:rPr>
            <w:rFonts w:ascii="Garamond" w:hAnsi="Garamond"/>
            <w:noProof/>
            <w:webHidden/>
            <w:sz w:val="22"/>
            <w:szCs w:val="22"/>
          </w:rPr>
          <w:fldChar w:fldCharType="end"/>
        </w:r>
      </w:hyperlink>
    </w:p>
    <w:p w14:paraId="4DEFC53C" w14:textId="0341321B" w:rsidR="00295F17" w:rsidRPr="004B4AEC" w:rsidRDefault="00CF1D8A" w:rsidP="00295F17">
      <w:pPr>
        <w:pStyle w:val="TM1"/>
        <w:tabs>
          <w:tab w:val="left" w:pos="1680"/>
          <w:tab w:val="right" w:leader="dot" w:pos="10338"/>
        </w:tabs>
        <w:spacing w:before="0"/>
        <w:rPr>
          <w:rFonts w:ascii="Garamond" w:eastAsiaTheme="minorEastAsia" w:hAnsi="Garamond" w:cstheme="minorBidi"/>
          <w:b w:val="0"/>
          <w:bCs w:val="0"/>
          <w:caps w:val="0"/>
          <w:noProof/>
          <w:sz w:val="22"/>
          <w:szCs w:val="22"/>
          <w:lang w:eastAsia="fr-FR"/>
        </w:rPr>
      </w:pPr>
      <w:hyperlink w:anchor="_Toc131170883" w:history="1">
        <w:r w:rsidR="00295F17" w:rsidRPr="004B4AEC">
          <w:rPr>
            <w:rStyle w:val="Lienhypertexte"/>
            <w:rFonts w:ascii="Garamond" w:hAnsi="Garamond"/>
            <w:noProof/>
            <w:sz w:val="22"/>
            <w:szCs w:val="22"/>
            <w14:scene3d>
              <w14:camera w14:prst="orthographicFront"/>
              <w14:lightRig w14:rig="threePt" w14:dir="t">
                <w14:rot w14:lat="0" w14:lon="0" w14:rev="0"/>
              </w14:lightRig>
            </w14:scene3d>
          </w:rPr>
          <w:t>Article 4.</w:t>
        </w:r>
        <w:r w:rsidR="00295F17" w:rsidRPr="004B4AEC">
          <w:rPr>
            <w:rFonts w:ascii="Garamond" w:eastAsiaTheme="minorEastAsia" w:hAnsi="Garamond" w:cstheme="minorBidi"/>
            <w:b w:val="0"/>
            <w:bCs w:val="0"/>
            <w:caps w:val="0"/>
            <w:noProof/>
            <w:sz w:val="22"/>
            <w:szCs w:val="22"/>
            <w:lang w:eastAsia="fr-FR"/>
          </w:rPr>
          <w:tab/>
        </w:r>
        <w:r w:rsidR="00295F17" w:rsidRPr="004B4AEC">
          <w:rPr>
            <w:rStyle w:val="Lienhypertexte"/>
            <w:rFonts w:ascii="Garamond" w:hAnsi="Garamond"/>
            <w:noProof/>
            <w:sz w:val="22"/>
            <w:szCs w:val="22"/>
          </w:rPr>
          <w:t>Assistance sur «</w:t>
        </w:r>
        <w:r w:rsidR="00295F17" w:rsidRPr="004B4AEC">
          <w:rPr>
            <w:rStyle w:val="Lienhypertexte"/>
            <w:rFonts w:ascii="Garamond" w:hAnsi="Garamond" w:cs="Calibri"/>
            <w:noProof/>
            <w:sz w:val="22"/>
            <w:szCs w:val="22"/>
          </w:rPr>
          <w:t> </w:t>
        </w:r>
        <w:r w:rsidR="00295F17" w:rsidRPr="004B4AEC">
          <w:rPr>
            <w:rStyle w:val="Lienhypertexte"/>
            <w:rFonts w:ascii="Garamond" w:hAnsi="Garamond"/>
            <w:noProof/>
            <w:sz w:val="22"/>
            <w:szCs w:val="22"/>
          </w:rPr>
          <w:t>PLACE</w:t>
        </w:r>
        <w:r w:rsidR="00295F17" w:rsidRPr="004B4AEC">
          <w:rPr>
            <w:rStyle w:val="Lienhypertexte"/>
            <w:rFonts w:ascii="Garamond" w:hAnsi="Garamond" w:cs="Calibri"/>
            <w:noProof/>
            <w:sz w:val="22"/>
            <w:szCs w:val="22"/>
          </w:rPr>
          <w:t> </w:t>
        </w:r>
        <w:r w:rsidR="00295F17" w:rsidRPr="004B4AEC">
          <w:rPr>
            <w:rStyle w:val="Lienhypertexte"/>
            <w:rFonts w:ascii="Garamond" w:hAnsi="Garamond" w:cs="Marianne"/>
            <w:noProof/>
            <w:sz w:val="22"/>
            <w:szCs w:val="22"/>
          </w:rPr>
          <w:t>»</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_Toc131170883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5</w:t>
        </w:r>
        <w:r w:rsidR="00295F17" w:rsidRPr="004B4AEC">
          <w:rPr>
            <w:rFonts w:ascii="Garamond" w:hAnsi="Garamond"/>
            <w:noProof/>
            <w:webHidden/>
            <w:sz w:val="22"/>
            <w:szCs w:val="22"/>
          </w:rPr>
          <w:fldChar w:fldCharType="end"/>
        </w:r>
      </w:hyperlink>
    </w:p>
    <w:p w14:paraId="026E6BF0" w14:textId="64E6366A"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84" w:history="1">
        <w:r w:rsidR="00295F17" w:rsidRPr="004B4AEC">
          <w:rPr>
            <w:rStyle w:val="Lienhypertexte"/>
            <w:rFonts w:ascii="Garamond" w:hAnsi="Garamond"/>
            <w:noProof/>
            <w:sz w:val="22"/>
            <w:szCs w:val="22"/>
          </w:rPr>
          <w:t>4.1.</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Les frais d’accès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_Toc131170884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5</w:t>
        </w:r>
        <w:r w:rsidR="00295F17" w:rsidRPr="004B4AEC">
          <w:rPr>
            <w:rFonts w:ascii="Garamond" w:hAnsi="Garamond"/>
            <w:noProof/>
            <w:webHidden/>
            <w:sz w:val="22"/>
            <w:szCs w:val="22"/>
          </w:rPr>
          <w:fldChar w:fldCharType="end"/>
        </w:r>
      </w:hyperlink>
    </w:p>
    <w:p w14:paraId="612F8132" w14:textId="560FFE9B"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85" w:history="1">
        <w:r w:rsidR="00295F17" w:rsidRPr="004B4AEC">
          <w:rPr>
            <w:rStyle w:val="Lienhypertexte"/>
            <w:rFonts w:ascii="Garamond" w:hAnsi="Garamond"/>
            <w:noProof/>
            <w:sz w:val="22"/>
            <w:szCs w:val="22"/>
          </w:rPr>
          <w:t>4.2.</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La boîte aux lettres du candidat (BAL)</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_Toc131170885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5</w:t>
        </w:r>
        <w:r w:rsidR="00295F17" w:rsidRPr="004B4AEC">
          <w:rPr>
            <w:rFonts w:ascii="Garamond" w:hAnsi="Garamond"/>
            <w:noProof/>
            <w:webHidden/>
            <w:sz w:val="22"/>
            <w:szCs w:val="22"/>
          </w:rPr>
          <w:fldChar w:fldCharType="end"/>
        </w:r>
      </w:hyperlink>
    </w:p>
    <w:p w14:paraId="767C3F0B" w14:textId="0B0BD492"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86" w:history="1">
        <w:r w:rsidR="00295F17" w:rsidRPr="004B4AEC">
          <w:rPr>
            <w:rStyle w:val="Lienhypertexte"/>
            <w:rFonts w:ascii="Garamond" w:hAnsi="Garamond"/>
            <w:noProof/>
            <w:sz w:val="22"/>
            <w:szCs w:val="22"/>
          </w:rPr>
          <w:t>4.3.</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Manuel d’utilisation</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_Toc131170886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5</w:t>
        </w:r>
        <w:r w:rsidR="00295F17" w:rsidRPr="004B4AEC">
          <w:rPr>
            <w:rFonts w:ascii="Garamond" w:hAnsi="Garamond"/>
            <w:noProof/>
            <w:webHidden/>
            <w:sz w:val="22"/>
            <w:szCs w:val="22"/>
          </w:rPr>
          <w:fldChar w:fldCharType="end"/>
        </w:r>
      </w:hyperlink>
    </w:p>
    <w:p w14:paraId="178B7EB6" w14:textId="218C4C30"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887" w:history="1">
        <w:r w:rsidR="00295F17" w:rsidRPr="004B4AEC">
          <w:rPr>
            <w:rStyle w:val="Lienhypertexte"/>
            <w:rFonts w:ascii="Garamond" w:eastAsia="Calibri" w:hAnsi="Garamond"/>
            <w:noProof/>
            <w:sz w:val="22"/>
            <w:szCs w:val="22"/>
            <w:lang w:eastAsia="en-US"/>
          </w:rPr>
          <w:t>4.4.</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Difficultés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_Toc131170887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6</w:t>
        </w:r>
        <w:r w:rsidR="00295F17" w:rsidRPr="004B4AEC">
          <w:rPr>
            <w:rFonts w:ascii="Garamond" w:hAnsi="Garamond"/>
            <w:noProof/>
            <w:webHidden/>
            <w:sz w:val="22"/>
            <w:szCs w:val="22"/>
          </w:rPr>
          <w:fldChar w:fldCharType="end"/>
        </w:r>
      </w:hyperlink>
    </w:p>
    <w:p w14:paraId="5D88CD61" w14:textId="2377B122" w:rsidR="00295F17" w:rsidRPr="004B4AEC" w:rsidRDefault="00CF1D8A" w:rsidP="00295F17">
      <w:pPr>
        <w:pStyle w:val="TM1"/>
        <w:tabs>
          <w:tab w:val="right" w:leader="dot" w:pos="10338"/>
        </w:tabs>
        <w:spacing w:before="0"/>
        <w:rPr>
          <w:rFonts w:ascii="Garamond" w:eastAsiaTheme="minorEastAsia" w:hAnsi="Garamond" w:cstheme="minorBidi"/>
          <w:b w:val="0"/>
          <w:bCs w:val="0"/>
          <w:caps w:val="0"/>
          <w:noProof/>
          <w:sz w:val="22"/>
          <w:szCs w:val="22"/>
          <w:lang w:eastAsia="fr-FR"/>
        </w:rPr>
      </w:pPr>
      <w:hyperlink w:anchor="_Toc131170888" w:history="1">
        <w:r w:rsidR="00295F17" w:rsidRPr="004B4AEC">
          <w:rPr>
            <w:rStyle w:val="Lienhypertexte"/>
            <w:rFonts w:ascii="Garamond" w:hAnsi="Garamond"/>
            <w:noProof/>
            <w:sz w:val="22"/>
            <w:szCs w:val="22"/>
          </w:rPr>
          <w:t>CHAPITRE 2</w:t>
        </w:r>
        <w:r w:rsidR="00295F17" w:rsidRPr="004B4AEC">
          <w:rPr>
            <w:rStyle w:val="Lienhypertexte"/>
            <w:rFonts w:ascii="Garamond" w:hAnsi="Garamond" w:cs="Calibri"/>
            <w:noProof/>
            <w:sz w:val="22"/>
            <w:szCs w:val="22"/>
          </w:rPr>
          <w:t> </w:t>
        </w:r>
        <w:r w:rsidR="00295F17" w:rsidRPr="004B4AEC">
          <w:rPr>
            <w:rStyle w:val="Lienhypertexte"/>
            <w:rFonts w:ascii="Garamond" w:hAnsi="Garamond"/>
            <w:noProof/>
            <w:sz w:val="22"/>
            <w:szCs w:val="22"/>
          </w:rPr>
          <w:t>: PHASE CANDIDATURE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_Toc131170888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6</w:t>
        </w:r>
        <w:r w:rsidR="00295F17" w:rsidRPr="004B4AEC">
          <w:rPr>
            <w:rFonts w:ascii="Garamond" w:hAnsi="Garamond"/>
            <w:noProof/>
            <w:webHidden/>
            <w:sz w:val="22"/>
            <w:szCs w:val="22"/>
          </w:rPr>
          <w:fldChar w:fldCharType="end"/>
        </w:r>
      </w:hyperlink>
    </w:p>
    <w:p w14:paraId="643BE418" w14:textId="3E8E839C" w:rsidR="00295F17" w:rsidRPr="004B4AEC" w:rsidRDefault="00CF1D8A" w:rsidP="00295F17">
      <w:pPr>
        <w:pStyle w:val="TM2"/>
        <w:tabs>
          <w:tab w:val="right" w:leader="dot" w:pos="10338"/>
        </w:tabs>
        <w:spacing w:before="0"/>
        <w:rPr>
          <w:rFonts w:ascii="Garamond" w:eastAsiaTheme="minorEastAsia" w:hAnsi="Garamond" w:cstheme="minorBidi"/>
          <w:b w:val="0"/>
          <w:bCs w:val="0"/>
          <w:noProof/>
          <w:sz w:val="22"/>
          <w:szCs w:val="22"/>
          <w:lang w:eastAsia="fr-FR"/>
        </w:rPr>
      </w:pPr>
      <w:hyperlink w:anchor="_Toc131170889" w:history="1">
        <w:r w:rsidR="00295F17" w:rsidRPr="004B4AEC">
          <w:rPr>
            <w:rStyle w:val="Lienhypertexte"/>
            <w:rFonts w:ascii="Garamond" w:hAnsi="Garamond"/>
            <w:noProof/>
            <w:sz w:val="22"/>
            <w:szCs w:val="22"/>
          </w:rPr>
          <w:t>5.1 Vérification des motifs d’exclusion de plein droit à la procédure de passation</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_Toc131170889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6</w:t>
        </w:r>
        <w:r w:rsidR="00295F17" w:rsidRPr="004B4AEC">
          <w:rPr>
            <w:rFonts w:ascii="Garamond" w:hAnsi="Garamond"/>
            <w:noProof/>
            <w:webHidden/>
            <w:sz w:val="22"/>
            <w:szCs w:val="22"/>
          </w:rPr>
          <w:fldChar w:fldCharType="end"/>
        </w:r>
      </w:hyperlink>
    </w:p>
    <w:p w14:paraId="68AA4F19" w14:textId="48A4AA1A" w:rsidR="00295F17" w:rsidRPr="004B4AEC" w:rsidRDefault="00CF1D8A" w:rsidP="00295F17">
      <w:pPr>
        <w:pStyle w:val="TM3"/>
        <w:tabs>
          <w:tab w:val="left" w:pos="720"/>
          <w:tab w:val="right" w:leader="dot" w:pos="10338"/>
        </w:tabs>
        <w:spacing w:before="0"/>
        <w:rPr>
          <w:rFonts w:ascii="Garamond" w:eastAsiaTheme="minorEastAsia" w:hAnsi="Garamond" w:cstheme="minorBidi"/>
          <w:noProof/>
          <w:sz w:val="22"/>
          <w:szCs w:val="22"/>
          <w:lang w:eastAsia="fr-FR"/>
        </w:rPr>
      </w:pPr>
      <w:hyperlink w:anchor="_Toc131170890" w:history="1">
        <w:r w:rsidR="00295F17" w:rsidRPr="004B4AEC">
          <w:rPr>
            <w:rStyle w:val="Lienhypertexte"/>
            <w:rFonts w:ascii="Garamond" w:hAnsi="Garamond"/>
            <w:noProof/>
            <w:sz w:val="22"/>
            <w:szCs w:val="22"/>
          </w:rPr>
          <w:t>a.</w:t>
        </w:r>
        <w:r w:rsidR="00295F17" w:rsidRPr="004B4AEC">
          <w:rPr>
            <w:rFonts w:ascii="Garamond" w:eastAsiaTheme="minorEastAsia" w:hAnsi="Garamond" w:cstheme="minorBidi"/>
            <w:noProof/>
            <w:sz w:val="22"/>
            <w:szCs w:val="22"/>
            <w:lang w:eastAsia="fr-FR"/>
          </w:rPr>
          <w:tab/>
        </w:r>
        <w:r w:rsidR="00295F17" w:rsidRPr="004B4AEC">
          <w:rPr>
            <w:rStyle w:val="Lienhypertexte"/>
            <w:rFonts w:ascii="Garamond" w:hAnsi="Garamond"/>
            <w:noProof/>
            <w:sz w:val="22"/>
            <w:szCs w:val="22"/>
          </w:rPr>
          <w:t>Interdictions de soumissionner en cas de groupement d'opérateurs économiques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_Toc131170890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6</w:t>
        </w:r>
        <w:r w:rsidR="00295F17" w:rsidRPr="004B4AEC">
          <w:rPr>
            <w:rFonts w:ascii="Garamond" w:hAnsi="Garamond"/>
            <w:noProof/>
            <w:webHidden/>
            <w:sz w:val="22"/>
            <w:szCs w:val="22"/>
          </w:rPr>
          <w:fldChar w:fldCharType="end"/>
        </w:r>
      </w:hyperlink>
    </w:p>
    <w:p w14:paraId="68A95EE0" w14:textId="0D76B823" w:rsidR="00295F17" w:rsidRPr="004B4AEC" w:rsidRDefault="00CF1D8A" w:rsidP="00295F17">
      <w:pPr>
        <w:pStyle w:val="TM3"/>
        <w:tabs>
          <w:tab w:val="left" w:pos="720"/>
          <w:tab w:val="right" w:leader="dot" w:pos="10338"/>
        </w:tabs>
        <w:spacing w:before="0"/>
        <w:rPr>
          <w:rFonts w:ascii="Garamond" w:eastAsiaTheme="minorEastAsia" w:hAnsi="Garamond" w:cstheme="minorBidi"/>
          <w:noProof/>
          <w:sz w:val="22"/>
          <w:szCs w:val="22"/>
          <w:lang w:eastAsia="fr-FR"/>
        </w:rPr>
      </w:pPr>
      <w:hyperlink w:anchor="_Toc131170891" w:history="1">
        <w:r w:rsidR="00295F17" w:rsidRPr="004B4AEC">
          <w:rPr>
            <w:rStyle w:val="Lienhypertexte"/>
            <w:rFonts w:ascii="Garamond" w:hAnsi="Garamond"/>
            <w:noProof/>
            <w:sz w:val="22"/>
            <w:szCs w:val="22"/>
          </w:rPr>
          <w:t>b.</w:t>
        </w:r>
        <w:r w:rsidR="00295F17" w:rsidRPr="004B4AEC">
          <w:rPr>
            <w:rFonts w:ascii="Garamond" w:eastAsiaTheme="minorEastAsia" w:hAnsi="Garamond" w:cstheme="minorBidi"/>
            <w:noProof/>
            <w:sz w:val="22"/>
            <w:szCs w:val="22"/>
            <w:lang w:eastAsia="fr-FR"/>
          </w:rPr>
          <w:tab/>
        </w:r>
        <w:r w:rsidR="00295F17" w:rsidRPr="004B4AEC">
          <w:rPr>
            <w:rStyle w:val="Lienhypertexte"/>
            <w:rFonts w:ascii="Garamond" w:hAnsi="Garamond"/>
            <w:noProof/>
            <w:sz w:val="22"/>
            <w:szCs w:val="22"/>
          </w:rPr>
          <w:t>Conditions de participation</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_Toc131170891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6</w:t>
        </w:r>
        <w:r w:rsidR="00295F17" w:rsidRPr="004B4AEC">
          <w:rPr>
            <w:rFonts w:ascii="Garamond" w:hAnsi="Garamond"/>
            <w:noProof/>
            <w:webHidden/>
            <w:sz w:val="22"/>
            <w:szCs w:val="22"/>
          </w:rPr>
          <w:fldChar w:fldCharType="end"/>
        </w:r>
      </w:hyperlink>
    </w:p>
    <w:p w14:paraId="44A9ADB0" w14:textId="4C289914" w:rsidR="00295F17" w:rsidRPr="004B4AEC" w:rsidRDefault="00CF1D8A" w:rsidP="00295F17">
      <w:pPr>
        <w:pStyle w:val="TM2"/>
        <w:tabs>
          <w:tab w:val="right" w:leader="dot" w:pos="10338"/>
        </w:tabs>
        <w:spacing w:before="0"/>
        <w:rPr>
          <w:rFonts w:ascii="Garamond" w:eastAsiaTheme="minorEastAsia" w:hAnsi="Garamond" w:cstheme="minorBidi"/>
          <w:b w:val="0"/>
          <w:bCs w:val="0"/>
          <w:noProof/>
          <w:sz w:val="22"/>
          <w:szCs w:val="22"/>
          <w:lang w:eastAsia="fr-FR"/>
        </w:rPr>
      </w:pPr>
      <w:hyperlink w:anchor="_Toc131170892" w:history="1">
        <w:r w:rsidR="00295F17" w:rsidRPr="004B4AEC">
          <w:rPr>
            <w:rStyle w:val="Lienhypertexte"/>
            <w:rFonts w:ascii="Garamond" w:hAnsi="Garamond"/>
            <w:noProof/>
            <w:sz w:val="22"/>
            <w:szCs w:val="22"/>
          </w:rPr>
          <w:t>5.2 Présentation des candidatures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_Toc131170892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6</w:t>
        </w:r>
        <w:r w:rsidR="00295F17" w:rsidRPr="004B4AEC">
          <w:rPr>
            <w:rFonts w:ascii="Garamond" w:hAnsi="Garamond"/>
            <w:noProof/>
            <w:webHidden/>
            <w:sz w:val="22"/>
            <w:szCs w:val="22"/>
          </w:rPr>
          <w:fldChar w:fldCharType="end"/>
        </w:r>
      </w:hyperlink>
    </w:p>
    <w:p w14:paraId="3C790B82" w14:textId="1580C336" w:rsidR="00295F17" w:rsidRPr="004B4AEC" w:rsidRDefault="00CF1D8A" w:rsidP="00295F17">
      <w:pPr>
        <w:pStyle w:val="TM3"/>
        <w:tabs>
          <w:tab w:val="left" w:pos="720"/>
          <w:tab w:val="right" w:leader="dot" w:pos="10338"/>
        </w:tabs>
        <w:spacing w:before="0"/>
        <w:rPr>
          <w:rFonts w:ascii="Garamond" w:eastAsiaTheme="minorEastAsia" w:hAnsi="Garamond" w:cstheme="minorBidi"/>
          <w:noProof/>
          <w:sz w:val="22"/>
          <w:szCs w:val="22"/>
          <w:lang w:eastAsia="fr-FR"/>
        </w:rPr>
      </w:pPr>
      <w:hyperlink w:anchor="_Toc131170893" w:history="1">
        <w:r w:rsidR="00295F17" w:rsidRPr="004B4AEC">
          <w:rPr>
            <w:rStyle w:val="Lienhypertexte"/>
            <w:rFonts w:ascii="Garamond" w:hAnsi="Garamond"/>
            <w:noProof/>
            <w:sz w:val="22"/>
            <w:szCs w:val="22"/>
          </w:rPr>
          <w:t>a.</w:t>
        </w:r>
        <w:r w:rsidR="00295F17" w:rsidRPr="004B4AEC">
          <w:rPr>
            <w:rFonts w:ascii="Garamond" w:eastAsiaTheme="minorEastAsia" w:hAnsi="Garamond" w:cstheme="minorBidi"/>
            <w:noProof/>
            <w:sz w:val="22"/>
            <w:szCs w:val="22"/>
            <w:lang w:eastAsia="fr-FR"/>
          </w:rPr>
          <w:tab/>
        </w:r>
        <w:r w:rsidR="00295F17" w:rsidRPr="004B4AEC">
          <w:rPr>
            <w:rStyle w:val="Lienhypertexte"/>
            <w:rFonts w:ascii="Garamond" w:hAnsi="Garamond"/>
            <w:noProof/>
            <w:sz w:val="22"/>
            <w:szCs w:val="22"/>
          </w:rPr>
          <w:t>Candidature hors Document Unique de Marché Européen (DUME)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_Toc131170893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6</w:t>
        </w:r>
        <w:r w:rsidR="00295F17" w:rsidRPr="004B4AEC">
          <w:rPr>
            <w:rFonts w:ascii="Garamond" w:hAnsi="Garamond"/>
            <w:noProof/>
            <w:webHidden/>
            <w:sz w:val="22"/>
            <w:szCs w:val="22"/>
          </w:rPr>
          <w:fldChar w:fldCharType="end"/>
        </w:r>
      </w:hyperlink>
    </w:p>
    <w:p w14:paraId="0ABB5A83" w14:textId="2EBB81A2" w:rsidR="00295F17" w:rsidRPr="004B4AEC" w:rsidRDefault="00CF1D8A" w:rsidP="00295F17">
      <w:pPr>
        <w:pStyle w:val="TM3"/>
        <w:tabs>
          <w:tab w:val="left" w:pos="720"/>
          <w:tab w:val="right" w:leader="dot" w:pos="10338"/>
        </w:tabs>
        <w:spacing w:before="0"/>
        <w:rPr>
          <w:rFonts w:ascii="Garamond" w:eastAsiaTheme="minorEastAsia" w:hAnsi="Garamond" w:cstheme="minorBidi"/>
          <w:noProof/>
          <w:sz w:val="22"/>
          <w:szCs w:val="22"/>
          <w:lang w:eastAsia="fr-FR"/>
        </w:rPr>
      </w:pPr>
      <w:hyperlink w:anchor="_Toc131170894" w:history="1">
        <w:r w:rsidR="00295F17" w:rsidRPr="004B4AEC">
          <w:rPr>
            <w:rStyle w:val="Lienhypertexte"/>
            <w:rFonts w:ascii="Garamond" w:hAnsi="Garamond"/>
            <w:noProof/>
            <w:sz w:val="22"/>
            <w:szCs w:val="22"/>
          </w:rPr>
          <w:t>c.</w:t>
        </w:r>
        <w:r w:rsidR="00295F17" w:rsidRPr="004B4AEC">
          <w:rPr>
            <w:rFonts w:ascii="Garamond" w:eastAsiaTheme="minorEastAsia" w:hAnsi="Garamond" w:cstheme="minorBidi"/>
            <w:noProof/>
            <w:sz w:val="22"/>
            <w:szCs w:val="22"/>
            <w:lang w:eastAsia="fr-FR"/>
          </w:rPr>
          <w:tab/>
        </w:r>
        <w:r w:rsidR="00295F17" w:rsidRPr="004B4AEC">
          <w:rPr>
            <w:rStyle w:val="Lienhypertexte"/>
            <w:rFonts w:ascii="Garamond" w:hAnsi="Garamond"/>
            <w:noProof/>
            <w:sz w:val="22"/>
            <w:szCs w:val="22"/>
          </w:rPr>
          <w:t>Candidature sous forme de Document Unique de Marché Européen (DUME)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_Toc131170894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7</w:t>
        </w:r>
        <w:r w:rsidR="00295F17" w:rsidRPr="004B4AEC">
          <w:rPr>
            <w:rFonts w:ascii="Garamond" w:hAnsi="Garamond"/>
            <w:noProof/>
            <w:webHidden/>
            <w:sz w:val="22"/>
            <w:szCs w:val="22"/>
          </w:rPr>
          <w:fldChar w:fldCharType="end"/>
        </w:r>
      </w:hyperlink>
    </w:p>
    <w:p w14:paraId="508C16BA" w14:textId="50465CAC" w:rsidR="00295F17" w:rsidRPr="004B4AEC" w:rsidRDefault="00CF1D8A" w:rsidP="00295F17">
      <w:pPr>
        <w:pStyle w:val="TM3"/>
        <w:tabs>
          <w:tab w:val="left" w:pos="720"/>
          <w:tab w:val="right" w:leader="dot" w:pos="10338"/>
        </w:tabs>
        <w:spacing w:before="0"/>
        <w:rPr>
          <w:rFonts w:ascii="Garamond" w:eastAsiaTheme="minorEastAsia" w:hAnsi="Garamond" w:cstheme="minorBidi"/>
          <w:noProof/>
          <w:sz w:val="22"/>
          <w:szCs w:val="22"/>
          <w:lang w:eastAsia="fr-FR"/>
        </w:rPr>
      </w:pPr>
      <w:hyperlink w:anchor="_Toc131170895" w:history="1">
        <w:r w:rsidR="00295F17" w:rsidRPr="004B4AEC">
          <w:rPr>
            <w:rStyle w:val="Lienhypertexte"/>
            <w:rFonts w:ascii="Garamond" w:hAnsi="Garamond"/>
            <w:noProof/>
            <w:sz w:val="22"/>
            <w:szCs w:val="22"/>
          </w:rPr>
          <w:t>i.</w:t>
        </w:r>
        <w:r w:rsidR="00295F17" w:rsidRPr="004B4AEC">
          <w:rPr>
            <w:rFonts w:ascii="Garamond" w:eastAsiaTheme="minorEastAsia" w:hAnsi="Garamond" w:cstheme="minorBidi"/>
            <w:noProof/>
            <w:sz w:val="22"/>
            <w:szCs w:val="22"/>
            <w:lang w:eastAsia="fr-FR"/>
          </w:rPr>
          <w:tab/>
        </w:r>
        <w:r w:rsidR="00295F17" w:rsidRPr="004B4AEC">
          <w:rPr>
            <w:rStyle w:val="Lienhypertexte"/>
            <w:rFonts w:ascii="Garamond" w:hAnsi="Garamond"/>
            <w:noProof/>
            <w:sz w:val="22"/>
            <w:szCs w:val="22"/>
          </w:rPr>
          <w:t>Groupement d’opérateurs économiques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_Toc131170895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7</w:t>
        </w:r>
        <w:r w:rsidR="00295F17" w:rsidRPr="004B4AEC">
          <w:rPr>
            <w:rFonts w:ascii="Garamond" w:hAnsi="Garamond"/>
            <w:noProof/>
            <w:webHidden/>
            <w:sz w:val="22"/>
            <w:szCs w:val="22"/>
          </w:rPr>
          <w:fldChar w:fldCharType="end"/>
        </w:r>
      </w:hyperlink>
    </w:p>
    <w:p w14:paraId="2950ADD2" w14:textId="3AB0C433" w:rsidR="00295F17" w:rsidRPr="004B4AEC" w:rsidRDefault="00CF1D8A" w:rsidP="00295F17">
      <w:pPr>
        <w:pStyle w:val="TM3"/>
        <w:tabs>
          <w:tab w:val="left" w:pos="720"/>
          <w:tab w:val="right" w:leader="dot" w:pos="10338"/>
        </w:tabs>
        <w:spacing w:before="0"/>
        <w:rPr>
          <w:rFonts w:ascii="Garamond" w:eastAsiaTheme="minorEastAsia" w:hAnsi="Garamond" w:cstheme="minorBidi"/>
          <w:noProof/>
          <w:sz w:val="22"/>
          <w:szCs w:val="22"/>
          <w:lang w:eastAsia="fr-FR"/>
        </w:rPr>
      </w:pPr>
      <w:hyperlink w:anchor="_Toc131170896" w:history="1">
        <w:r w:rsidR="00295F17" w:rsidRPr="004B4AEC">
          <w:rPr>
            <w:rStyle w:val="Lienhypertexte"/>
            <w:rFonts w:ascii="Garamond" w:hAnsi="Garamond"/>
            <w:noProof/>
            <w:sz w:val="22"/>
            <w:szCs w:val="22"/>
          </w:rPr>
          <w:t>ii.</w:t>
        </w:r>
        <w:r w:rsidR="00295F17" w:rsidRPr="004B4AEC">
          <w:rPr>
            <w:rFonts w:ascii="Garamond" w:eastAsiaTheme="minorEastAsia" w:hAnsi="Garamond" w:cstheme="minorBidi"/>
            <w:noProof/>
            <w:sz w:val="22"/>
            <w:szCs w:val="22"/>
            <w:lang w:eastAsia="fr-FR"/>
          </w:rPr>
          <w:tab/>
        </w:r>
        <w:r w:rsidR="00295F17" w:rsidRPr="004B4AEC">
          <w:rPr>
            <w:rStyle w:val="Lienhypertexte"/>
            <w:rFonts w:ascii="Garamond" w:hAnsi="Garamond"/>
            <w:noProof/>
            <w:sz w:val="22"/>
            <w:szCs w:val="22"/>
          </w:rPr>
          <w:t>Sous-traitance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_Toc131170896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8</w:t>
        </w:r>
        <w:r w:rsidR="00295F17" w:rsidRPr="004B4AEC">
          <w:rPr>
            <w:rFonts w:ascii="Garamond" w:hAnsi="Garamond"/>
            <w:noProof/>
            <w:webHidden/>
            <w:sz w:val="22"/>
            <w:szCs w:val="22"/>
          </w:rPr>
          <w:fldChar w:fldCharType="end"/>
        </w:r>
      </w:hyperlink>
    </w:p>
    <w:p w14:paraId="1729195F" w14:textId="4B72970E" w:rsidR="00295F17" w:rsidRPr="004B4AEC" w:rsidRDefault="00CF1D8A" w:rsidP="00295F17">
      <w:pPr>
        <w:pStyle w:val="TM2"/>
        <w:tabs>
          <w:tab w:val="right" w:leader="dot" w:pos="10338"/>
        </w:tabs>
        <w:spacing w:before="0"/>
        <w:rPr>
          <w:rFonts w:ascii="Garamond" w:eastAsiaTheme="minorEastAsia" w:hAnsi="Garamond" w:cstheme="minorBidi"/>
          <w:b w:val="0"/>
          <w:bCs w:val="0"/>
          <w:noProof/>
          <w:sz w:val="22"/>
          <w:szCs w:val="22"/>
          <w:lang w:eastAsia="fr-FR"/>
        </w:rPr>
      </w:pPr>
      <w:hyperlink w:anchor="_Toc131170897" w:history="1">
        <w:r w:rsidR="00295F17" w:rsidRPr="004B4AEC">
          <w:rPr>
            <w:rStyle w:val="Lienhypertexte"/>
            <w:rFonts w:ascii="Garamond" w:hAnsi="Garamond"/>
            <w:noProof/>
            <w:sz w:val="22"/>
            <w:szCs w:val="22"/>
          </w:rPr>
          <w:t>5.3 Examen des candidatures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_Toc131170897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8</w:t>
        </w:r>
        <w:r w:rsidR="00295F17" w:rsidRPr="004B4AEC">
          <w:rPr>
            <w:rFonts w:ascii="Garamond" w:hAnsi="Garamond"/>
            <w:noProof/>
            <w:webHidden/>
            <w:sz w:val="22"/>
            <w:szCs w:val="22"/>
          </w:rPr>
          <w:fldChar w:fldCharType="end"/>
        </w:r>
      </w:hyperlink>
    </w:p>
    <w:p w14:paraId="1EBF2150" w14:textId="68315B00" w:rsidR="00295F17" w:rsidRPr="004B4AEC" w:rsidRDefault="00CF1D8A" w:rsidP="00295F17">
      <w:pPr>
        <w:pStyle w:val="TM1"/>
        <w:tabs>
          <w:tab w:val="right" w:leader="dot" w:pos="10338"/>
        </w:tabs>
        <w:spacing w:before="0"/>
        <w:rPr>
          <w:rFonts w:ascii="Garamond" w:eastAsiaTheme="minorEastAsia" w:hAnsi="Garamond" w:cstheme="minorBidi"/>
          <w:b w:val="0"/>
          <w:bCs w:val="0"/>
          <w:caps w:val="0"/>
          <w:noProof/>
          <w:sz w:val="22"/>
          <w:szCs w:val="22"/>
          <w:lang w:eastAsia="fr-FR"/>
        </w:rPr>
      </w:pPr>
      <w:hyperlink w:anchor="_Toc131170898" w:history="1">
        <w:r w:rsidR="00295F17" w:rsidRPr="004B4AEC">
          <w:rPr>
            <w:rStyle w:val="Lienhypertexte"/>
            <w:rFonts w:ascii="Garamond" w:hAnsi="Garamond"/>
            <w:noProof/>
            <w:sz w:val="22"/>
            <w:szCs w:val="22"/>
          </w:rPr>
          <w:t>CHAPITRE 3</w:t>
        </w:r>
        <w:r w:rsidR="00295F17" w:rsidRPr="004B4AEC">
          <w:rPr>
            <w:rStyle w:val="Lienhypertexte"/>
            <w:rFonts w:ascii="Garamond" w:hAnsi="Garamond" w:cs="Calibri"/>
            <w:noProof/>
            <w:sz w:val="22"/>
            <w:szCs w:val="22"/>
          </w:rPr>
          <w:t> </w:t>
        </w:r>
        <w:r w:rsidR="00295F17" w:rsidRPr="004B4AEC">
          <w:rPr>
            <w:rStyle w:val="Lienhypertexte"/>
            <w:rFonts w:ascii="Garamond" w:hAnsi="Garamond"/>
            <w:noProof/>
            <w:sz w:val="22"/>
            <w:szCs w:val="22"/>
          </w:rPr>
          <w:t>: PHASE OFFRE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_Toc131170898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8</w:t>
        </w:r>
        <w:r w:rsidR="00295F17" w:rsidRPr="004B4AEC">
          <w:rPr>
            <w:rFonts w:ascii="Garamond" w:hAnsi="Garamond"/>
            <w:noProof/>
            <w:webHidden/>
            <w:sz w:val="22"/>
            <w:szCs w:val="22"/>
          </w:rPr>
          <w:fldChar w:fldCharType="end"/>
        </w:r>
      </w:hyperlink>
    </w:p>
    <w:p w14:paraId="256DBEB3" w14:textId="73D74D72" w:rsidR="00295F17" w:rsidRPr="004B4AEC" w:rsidRDefault="00CF1D8A" w:rsidP="00295F17">
      <w:pPr>
        <w:pStyle w:val="TM2"/>
        <w:tabs>
          <w:tab w:val="right" w:leader="dot" w:pos="10338"/>
        </w:tabs>
        <w:spacing w:before="0"/>
        <w:rPr>
          <w:rFonts w:ascii="Garamond" w:eastAsiaTheme="minorEastAsia" w:hAnsi="Garamond" w:cstheme="minorBidi"/>
          <w:b w:val="0"/>
          <w:bCs w:val="0"/>
          <w:noProof/>
          <w:sz w:val="22"/>
          <w:szCs w:val="22"/>
          <w:lang w:eastAsia="fr-FR"/>
        </w:rPr>
      </w:pPr>
      <w:hyperlink w:anchor="_Toc131170899" w:history="1">
        <w:r w:rsidR="00295F17" w:rsidRPr="004B4AEC">
          <w:rPr>
            <w:rStyle w:val="Lienhypertexte"/>
            <w:rFonts w:ascii="Garamond" w:hAnsi="Garamond"/>
            <w:noProof/>
            <w:sz w:val="22"/>
            <w:szCs w:val="22"/>
          </w:rPr>
          <w:t>6.1 Invitation</w:t>
        </w:r>
        <w:r w:rsidR="00295F17" w:rsidRPr="004B4AEC">
          <w:rPr>
            <w:rStyle w:val="Lienhypertexte"/>
            <w:rFonts w:ascii="Garamond" w:hAnsi="Garamond"/>
            <w:noProof/>
            <w:sz w:val="22"/>
            <w:szCs w:val="22"/>
            <w:lang w:eastAsia="fr-FR"/>
          </w:rPr>
          <w:t xml:space="preserve"> à soumissionner</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_Toc131170899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8</w:t>
        </w:r>
        <w:r w:rsidR="00295F17" w:rsidRPr="004B4AEC">
          <w:rPr>
            <w:rFonts w:ascii="Garamond" w:hAnsi="Garamond"/>
            <w:noProof/>
            <w:webHidden/>
            <w:sz w:val="22"/>
            <w:szCs w:val="22"/>
          </w:rPr>
          <w:fldChar w:fldCharType="end"/>
        </w:r>
      </w:hyperlink>
    </w:p>
    <w:p w14:paraId="7E399B30" w14:textId="7BE47563" w:rsidR="00295F17" w:rsidRPr="004B4AEC" w:rsidRDefault="00CF1D8A" w:rsidP="00295F17">
      <w:pPr>
        <w:pStyle w:val="TM2"/>
        <w:tabs>
          <w:tab w:val="right" w:leader="dot" w:pos="10338"/>
        </w:tabs>
        <w:spacing w:before="0"/>
        <w:rPr>
          <w:rFonts w:ascii="Garamond" w:eastAsiaTheme="minorEastAsia" w:hAnsi="Garamond" w:cstheme="minorBidi"/>
          <w:b w:val="0"/>
          <w:bCs w:val="0"/>
          <w:noProof/>
          <w:sz w:val="22"/>
          <w:szCs w:val="22"/>
          <w:lang w:eastAsia="fr-FR"/>
        </w:rPr>
      </w:pPr>
      <w:hyperlink w:anchor="_Toc131170900" w:history="1">
        <w:r w:rsidR="00295F17" w:rsidRPr="004B4AEC">
          <w:rPr>
            <w:rStyle w:val="Lienhypertexte"/>
            <w:rFonts w:ascii="Garamond" w:hAnsi="Garamond"/>
            <w:noProof/>
            <w:sz w:val="22"/>
            <w:szCs w:val="22"/>
          </w:rPr>
          <w:t>6.2 Documents</w:t>
        </w:r>
        <w:r w:rsidR="00295F17" w:rsidRPr="004B4AEC">
          <w:rPr>
            <w:rStyle w:val="Lienhypertexte"/>
            <w:rFonts w:ascii="Garamond" w:hAnsi="Garamond"/>
            <w:noProof/>
            <w:sz w:val="22"/>
            <w:szCs w:val="22"/>
            <w:lang w:eastAsia="fr-FR"/>
          </w:rPr>
          <w:t xml:space="preserve"> à produire par les candidats autorisés à présenter une offre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_Toc131170900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9</w:t>
        </w:r>
        <w:r w:rsidR="00295F17" w:rsidRPr="004B4AEC">
          <w:rPr>
            <w:rFonts w:ascii="Garamond" w:hAnsi="Garamond"/>
            <w:noProof/>
            <w:webHidden/>
            <w:sz w:val="22"/>
            <w:szCs w:val="22"/>
          </w:rPr>
          <w:fldChar w:fldCharType="end"/>
        </w:r>
      </w:hyperlink>
    </w:p>
    <w:p w14:paraId="03036931" w14:textId="320D09CB" w:rsidR="00295F17" w:rsidRPr="004B4AEC" w:rsidRDefault="00CF1D8A" w:rsidP="00295F17">
      <w:pPr>
        <w:pStyle w:val="TM2"/>
        <w:tabs>
          <w:tab w:val="right" w:leader="dot" w:pos="10338"/>
        </w:tabs>
        <w:spacing w:before="0"/>
        <w:rPr>
          <w:rFonts w:ascii="Garamond" w:eastAsiaTheme="minorEastAsia" w:hAnsi="Garamond" w:cstheme="minorBidi"/>
          <w:b w:val="0"/>
          <w:bCs w:val="0"/>
          <w:noProof/>
          <w:sz w:val="22"/>
          <w:szCs w:val="22"/>
          <w:lang w:eastAsia="fr-FR"/>
        </w:rPr>
      </w:pPr>
      <w:hyperlink w:anchor="_Toc131170901" w:history="1">
        <w:r w:rsidR="00295F17" w:rsidRPr="004B4AEC">
          <w:rPr>
            <w:rStyle w:val="Lienhypertexte"/>
            <w:rFonts w:ascii="Garamond" w:hAnsi="Garamond"/>
            <w:noProof/>
            <w:sz w:val="22"/>
            <w:szCs w:val="22"/>
          </w:rPr>
          <w:t>Dans le cadre de l’analyse des offres, un DQE masqu</w:t>
        </w:r>
        <w:r w:rsidR="00295F17" w:rsidRPr="004B4AEC">
          <w:rPr>
            <w:rStyle w:val="Lienhypertexte"/>
            <w:rFonts w:ascii="Garamond" w:hAnsi="Garamond" w:cs="Marianne"/>
            <w:noProof/>
            <w:sz w:val="22"/>
            <w:szCs w:val="22"/>
          </w:rPr>
          <w:t>é sera mis en place qui ne sera pas communiqué aux soumissionnaires. L’acheteur</w:t>
        </w:r>
        <w:r w:rsidR="00295F17" w:rsidRPr="004B4AEC">
          <w:rPr>
            <w:rStyle w:val="Lienhypertexte"/>
            <w:rFonts w:ascii="Garamond" w:hAnsi="Garamond"/>
            <w:noProof/>
            <w:sz w:val="22"/>
            <w:szCs w:val="22"/>
          </w:rPr>
          <w:t xml:space="preserve"> a déjà fixé les quantités qui ne seront pas transmises.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_Toc131170901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9</w:t>
        </w:r>
        <w:r w:rsidR="00295F17" w:rsidRPr="004B4AEC">
          <w:rPr>
            <w:rFonts w:ascii="Garamond" w:hAnsi="Garamond"/>
            <w:noProof/>
            <w:webHidden/>
            <w:sz w:val="22"/>
            <w:szCs w:val="22"/>
          </w:rPr>
          <w:fldChar w:fldCharType="end"/>
        </w:r>
      </w:hyperlink>
    </w:p>
    <w:p w14:paraId="34E72DE1" w14:textId="3DF1879E" w:rsidR="00295F17" w:rsidRPr="004B4AEC" w:rsidRDefault="00CF1D8A" w:rsidP="00295F17">
      <w:pPr>
        <w:pStyle w:val="TM2"/>
        <w:tabs>
          <w:tab w:val="right" w:leader="dot" w:pos="10338"/>
        </w:tabs>
        <w:spacing w:before="0"/>
        <w:rPr>
          <w:rFonts w:ascii="Garamond" w:eastAsiaTheme="minorEastAsia" w:hAnsi="Garamond" w:cstheme="minorBidi"/>
          <w:b w:val="0"/>
          <w:bCs w:val="0"/>
          <w:noProof/>
          <w:sz w:val="22"/>
          <w:szCs w:val="22"/>
          <w:lang w:eastAsia="fr-FR"/>
        </w:rPr>
      </w:pPr>
      <w:hyperlink w:anchor="_Toc131170902" w:history="1">
        <w:r w:rsidR="00295F17" w:rsidRPr="004B4AEC">
          <w:rPr>
            <w:rStyle w:val="Lienhypertexte"/>
            <w:rFonts w:ascii="Garamond" w:hAnsi="Garamond"/>
            <w:noProof/>
            <w:sz w:val="22"/>
            <w:szCs w:val="22"/>
          </w:rPr>
          <w:t>6.3 Réception des offres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_Toc131170902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9</w:t>
        </w:r>
        <w:r w:rsidR="00295F17" w:rsidRPr="004B4AEC">
          <w:rPr>
            <w:rFonts w:ascii="Garamond" w:hAnsi="Garamond"/>
            <w:noProof/>
            <w:webHidden/>
            <w:sz w:val="22"/>
            <w:szCs w:val="22"/>
          </w:rPr>
          <w:fldChar w:fldCharType="end"/>
        </w:r>
      </w:hyperlink>
    </w:p>
    <w:p w14:paraId="23D7E99C" w14:textId="5D5C39B5" w:rsidR="00295F17" w:rsidRPr="004B4AEC" w:rsidRDefault="00CF1D8A" w:rsidP="00295F17">
      <w:pPr>
        <w:pStyle w:val="TM2"/>
        <w:tabs>
          <w:tab w:val="right" w:leader="dot" w:pos="10338"/>
        </w:tabs>
        <w:spacing w:before="0"/>
        <w:rPr>
          <w:rFonts w:ascii="Garamond" w:eastAsiaTheme="minorEastAsia" w:hAnsi="Garamond" w:cstheme="minorBidi"/>
          <w:b w:val="0"/>
          <w:bCs w:val="0"/>
          <w:noProof/>
          <w:sz w:val="22"/>
          <w:szCs w:val="22"/>
          <w:lang w:eastAsia="fr-FR"/>
        </w:rPr>
      </w:pPr>
      <w:hyperlink w:anchor="_Toc131170903" w:history="1">
        <w:r w:rsidR="00295F17" w:rsidRPr="004B4AEC">
          <w:rPr>
            <w:rStyle w:val="Lienhypertexte"/>
            <w:rFonts w:ascii="Garamond" w:hAnsi="Garamond"/>
            <w:noProof/>
            <w:sz w:val="22"/>
            <w:szCs w:val="22"/>
          </w:rPr>
          <w:t>6.4 Examen des offres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_Toc131170903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9</w:t>
        </w:r>
        <w:r w:rsidR="00295F17" w:rsidRPr="004B4AEC">
          <w:rPr>
            <w:rFonts w:ascii="Garamond" w:hAnsi="Garamond"/>
            <w:noProof/>
            <w:webHidden/>
            <w:sz w:val="22"/>
            <w:szCs w:val="22"/>
          </w:rPr>
          <w:fldChar w:fldCharType="end"/>
        </w:r>
      </w:hyperlink>
    </w:p>
    <w:p w14:paraId="2D29BA20" w14:textId="593FA908" w:rsidR="00295F17" w:rsidRPr="004B4AEC" w:rsidRDefault="00CF1D8A" w:rsidP="00295F17">
      <w:pPr>
        <w:pStyle w:val="TM3"/>
        <w:tabs>
          <w:tab w:val="left" w:pos="720"/>
          <w:tab w:val="right" w:leader="dot" w:pos="10338"/>
        </w:tabs>
        <w:spacing w:before="0"/>
        <w:rPr>
          <w:rFonts w:ascii="Garamond" w:eastAsiaTheme="minorEastAsia" w:hAnsi="Garamond" w:cstheme="minorBidi"/>
          <w:noProof/>
          <w:sz w:val="22"/>
          <w:szCs w:val="22"/>
          <w:lang w:eastAsia="fr-FR"/>
        </w:rPr>
      </w:pPr>
      <w:hyperlink w:anchor="_Toc131170904" w:history="1">
        <w:r w:rsidR="00295F17" w:rsidRPr="004B4AEC">
          <w:rPr>
            <w:rStyle w:val="Lienhypertexte"/>
            <w:rFonts w:ascii="Garamond" w:hAnsi="Garamond"/>
            <w:noProof/>
            <w:sz w:val="22"/>
            <w:szCs w:val="22"/>
          </w:rPr>
          <w:t>a.</w:t>
        </w:r>
        <w:r w:rsidR="00295F17" w:rsidRPr="004B4AEC">
          <w:rPr>
            <w:rFonts w:ascii="Garamond" w:eastAsiaTheme="minorEastAsia" w:hAnsi="Garamond" w:cstheme="minorBidi"/>
            <w:noProof/>
            <w:sz w:val="22"/>
            <w:szCs w:val="22"/>
            <w:lang w:eastAsia="fr-FR"/>
          </w:rPr>
          <w:tab/>
        </w:r>
        <w:r w:rsidR="00295F17" w:rsidRPr="004B4AEC">
          <w:rPr>
            <w:rStyle w:val="Lienhypertexte"/>
            <w:rFonts w:ascii="Garamond" w:hAnsi="Garamond"/>
            <w:noProof/>
            <w:sz w:val="22"/>
            <w:szCs w:val="22"/>
          </w:rPr>
          <w:t>Critère technique (note Nti sur 60 points)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_Toc131170904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9</w:t>
        </w:r>
        <w:r w:rsidR="00295F17" w:rsidRPr="004B4AEC">
          <w:rPr>
            <w:rFonts w:ascii="Garamond" w:hAnsi="Garamond"/>
            <w:noProof/>
            <w:webHidden/>
            <w:sz w:val="22"/>
            <w:szCs w:val="22"/>
          </w:rPr>
          <w:fldChar w:fldCharType="end"/>
        </w:r>
      </w:hyperlink>
    </w:p>
    <w:p w14:paraId="34D616CC" w14:textId="18761DA9" w:rsidR="00295F17" w:rsidRPr="004B4AEC" w:rsidRDefault="00CF1D8A" w:rsidP="00295F17">
      <w:pPr>
        <w:pStyle w:val="TM3"/>
        <w:tabs>
          <w:tab w:val="left" w:pos="720"/>
          <w:tab w:val="right" w:leader="dot" w:pos="10338"/>
        </w:tabs>
        <w:spacing w:before="0"/>
        <w:rPr>
          <w:rFonts w:ascii="Garamond" w:eastAsiaTheme="minorEastAsia" w:hAnsi="Garamond" w:cstheme="minorBidi"/>
          <w:noProof/>
          <w:sz w:val="22"/>
          <w:szCs w:val="22"/>
          <w:lang w:eastAsia="fr-FR"/>
        </w:rPr>
      </w:pPr>
      <w:hyperlink w:anchor="_Toc131170905" w:history="1">
        <w:r w:rsidR="00295F17" w:rsidRPr="004B4AEC">
          <w:rPr>
            <w:rStyle w:val="Lienhypertexte"/>
            <w:rFonts w:ascii="Garamond" w:hAnsi="Garamond"/>
            <w:noProof/>
            <w:sz w:val="22"/>
            <w:szCs w:val="22"/>
          </w:rPr>
          <w:t>b.</w:t>
        </w:r>
        <w:r w:rsidR="00295F17" w:rsidRPr="004B4AEC">
          <w:rPr>
            <w:rFonts w:ascii="Garamond" w:eastAsiaTheme="minorEastAsia" w:hAnsi="Garamond" w:cstheme="minorBidi"/>
            <w:noProof/>
            <w:sz w:val="22"/>
            <w:szCs w:val="22"/>
            <w:lang w:eastAsia="fr-FR"/>
          </w:rPr>
          <w:tab/>
        </w:r>
        <w:r w:rsidR="00295F17" w:rsidRPr="004B4AEC">
          <w:rPr>
            <w:rStyle w:val="Lienhypertexte"/>
            <w:rFonts w:ascii="Garamond" w:hAnsi="Garamond"/>
            <w:noProof/>
            <w:sz w:val="22"/>
            <w:szCs w:val="22"/>
          </w:rPr>
          <w:t>Critère le prix (Np sur 40 points)</w:t>
        </w:r>
        <w:r w:rsidR="00295F17" w:rsidRPr="004B4AEC">
          <w:rPr>
            <w:rStyle w:val="Lienhypertexte"/>
            <w:rFonts w:ascii="Garamond" w:hAnsi="Garamond" w:cs="Calibri"/>
            <w:noProof/>
            <w:sz w:val="22"/>
            <w:szCs w:val="22"/>
          </w:rPr>
          <w:t> </w:t>
        </w:r>
        <w:r w:rsidR="00295F17" w:rsidRPr="004B4AEC">
          <w:rPr>
            <w:rStyle w:val="Lienhypertexte"/>
            <w:rFonts w:ascii="Garamond" w:hAnsi="Garamond"/>
            <w:noProof/>
            <w:sz w:val="22"/>
            <w:szCs w:val="22"/>
          </w:rPr>
          <w:t>:</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_Toc131170905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10</w:t>
        </w:r>
        <w:r w:rsidR="00295F17" w:rsidRPr="004B4AEC">
          <w:rPr>
            <w:rFonts w:ascii="Garamond" w:hAnsi="Garamond"/>
            <w:noProof/>
            <w:webHidden/>
            <w:sz w:val="22"/>
            <w:szCs w:val="22"/>
          </w:rPr>
          <w:fldChar w:fldCharType="end"/>
        </w:r>
      </w:hyperlink>
    </w:p>
    <w:p w14:paraId="14355A4B" w14:textId="35336494" w:rsidR="00295F17" w:rsidRPr="004B4AEC" w:rsidRDefault="00CF1D8A" w:rsidP="00295F17">
      <w:pPr>
        <w:pStyle w:val="TM3"/>
        <w:tabs>
          <w:tab w:val="left" w:pos="720"/>
          <w:tab w:val="right" w:leader="dot" w:pos="10338"/>
        </w:tabs>
        <w:spacing w:before="0"/>
        <w:rPr>
          <w:rFonts w:ascii="Garamond" w:eastAsiaTheme="minorEastAsia" w:hAnsi="Garamond" w:cstheme="minorBidi"/>
          <w:noProof/>
          <w:sz w:val="22"/>
          <w:szCs w:val="22"/>
          <w:lang w:eastAsia="fr-FR"/>
        </w:rPr>
      </w:pPr>
      <w:hyperlink w:anchor="_Toc131170906" w:history="1">
        <w:r w:rsidR="00295F17" w:rsidRPr="004B4AEC">
          <w:rPr>
            <w:rStyle w:val="Lienhypertexte"/>
            <w:rFonts w:ascii="Garamond" w:hAnsi="Garamond"/>
            <w:noProof/>
            <w:sz w:val="22"/>
            <w:szCs w:val="22"/>
          </w:rPr>
          <w:t>c.</w:t>
        </w:r>
        <w:r w:rsidR="00295F17" w:rsidRPr="004B4AEC">
          <w:rPr>
            <w:rFonts w:ascii="Garamond" w:eastAsiaTheme="minorEastAsia" w:hAnsi="Garamond" w:cstheme="minorBidi"/>
            <w:noProof/>
            <w:sz w:val="22"/>
            <w:szCs w:val="22"/>
            <w:lang w:eastAsia="fr-FR"/>
          </w:rPr>
          <w:tab/>
        </w:r>
        <w:r w:rsidR="00295F17" w:rsidRPr="004B4AEC">
          <w:rPr>
            <w:rStyle w:val="Lienhypertexte"/>
            <w:rFonts w:ascii="Garamond" w:hAnsi="Garamond"/>
            <w:noProof/>
            <w:sz w:val="22"/>
            <w:szCs w:val="22"/>
          </w:rPr>
          <w:t>Notation finale (NF)</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_Toc131170906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10</w:t>
        </w:r>
        <w:r w:rsidR="00295F17" w:rsidRPr="004B4AEC">
          <w:rPr>
            <w:rFonts w:ascii="Garamond" w:hAnsi="Garamond"/>
            <w:noProof/>
            <w:webHidden/>
            <w:sz w:val="22"/>
            <w:szCs w:val="22"/>
          </w:rPr>
          <w:fldChar w:fldCharType="end"/>
        </w:r>
      </w:hyperlink>
    </w:p>
    <w:p w14:paraId="5DD59BFA" w14:textId="2DA0476B" w:rsidR="00295F17" w:rsidRPr="004B4AEC" w:rsidRDefault="00CF1D8A" w:rsidP="00295F17">
      <w:pPr>
        <w:pStyle w:val="TM1"/>
        <w:tabs>
          <w:tab w:val="right" w:leader="dot" w:pos="10338"/>
        </w:tabs>
        <w:spacing w:before="0"/>
        <w:rPr>
          <w:rFonts w:ascii="Garamond" w:eastAsiaTheme="minorEastAsia" w:hAnsi="Garamond" w:cstheme="minorBidi"/>
          <w:b w:val="0"/>
          <w:bCs w:val="0"/>
          <w:caps w:val="0"/>
          <w:noProof/>
          <w:sz w:val="22"/>
          <w:szCs w:val="22"/>
          <w:lang w:eastAsia="fr-FR"/>
        </w:rPr>
      </w:pPr>
      <w:hyperlink w:anchor="_Toc131170907" w:history="1">
        <w:r w:rsidR="00295F17" w:rsidRPr="004B4AEC">
          <w:rPr>
            <w:rStyle w:val="Lienhypertexte"/>
            <w:rFonts w:ascii="Garamond" w:hAnsi="Garamond"/>
            <w:noProof/>
            <w:sz w:val="22"/>
            <w:szCs w:val="22"/>
          </w:rPr>
          <w:t>CHAPITRE 4</w:t>
        </w:r>
        <w:r w:rsidR="00295F17" w:rsidRPr="004B4AEC">
          <w:rPr>
            <w:rStyle w:val="Lienhypertexte"/>
            <w:rFonts w:ascii="Garamond" w:hAnsi="Garamond" w:cs="Calibri"/>
            <w:noProof/>
            <w:sz w:val="22"/>
            <w:szCs w:val="22"/>
          </w:rPr>
          <w:t> </w:t>
        </w:r>
        <w:r w:rsidR="00295F17" w:rsidRPr="004B4AEC">
          <w:rPr>
            <w:rStyle w:val="Lienhypertexte"/>
            <w:rFonts w:ascii="Garamond" w:hAnsi="Garamond"/>
            <w:noProof/>
            <w:sz w:val="22"/>
            <w:szCs w:val="22"/>
          </w:rPr>
          <w:t>: ATTRIBUTION</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_Toc131170907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10</w:t>
        </w:r>
        <w:r w:rsidR="00295F17" w:rsidRPr="004B4AEC">
          <w:rPr>
            <w:rFonts w:ascii="Garamond" w:hAnsi="Garamond"/>
            <w:noProof/>
            <w:webHidden/>
            <w:sz w:val="22"/>
            <w:szCs w:val="22"/>
          </w:rPr>
          <w:fldChar w:fldCharType="end"/>
        </w:r>
      </w:hyperlink>
    </w:p>
    <w:p w14:paraId="66CDB084" w14:textId="4D94F4BD"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908" w:history="1">
        <w:r w:rsidR="00295F17" w:rsidRPr="004B4AEC">
          <w:rPr>
            <w:rStyle w:val="Lienhypertexte"/>
            <w:rFonts w:ascii="Garamond" w:hAnsi="Garamond"/>
            <w:noProof/>
            <w:sz w:val="22"/>
            <w:szCs w:val="22"/>
          </w:rPr>
          <w:t>7.1.</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Documents à fournir</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_Toc131170908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10</w:t>
        </w:r>
        <w:r w:rsidR="00295F17" w:rsidRPr="004B4AEC">
          <w:rPr>
            <w:rFonts w:ascii="Garamond" w:hAnsi="Garamond"/>
            <w:noProof/>
            <w:webHidden/>
            <w:sz w:val="22"/>
            <w:szCs w:val="22"/>
          </w:rPr>
          <w:fldChar w:fldCharType="end"/>
        </w:r>
      </w:hyperlink>
    </w:p>
    <w:p w14:paraId="7BF9AAF7" w14:textId="4CE00984"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909" w:history="1">
        <w:r w:rsidR="00295F17" w:rsidRPr="004B4AEC">
          <w:rPr>
            <w:rStyle w:val="Lienhypertexte"/>
            <w:rFonts w:ascii="Garamond" w:hAnsi="Garamond"/>
            <w:noProof/>
            <w:sz w:val="22"/>
            <w:szCs w:val="22"/>
          </w:rPr>
          <w:t>7.2.</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Signature et notification de l’accord-cadre</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_Toc131170909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11</w:t>
        </w:r>
        <w:r w:rsidR="00295F17" w:rsidRPr="004B4AEC">
          <w:rPr>
            <w:rFonts w:ascii="Garamond" w:hAnsi="Garamond"/>
            <w:noProof/>
            <w:webHidden/>
            <w:sz w:val="22"/>
            <w:szCs w:val="22"/>
          </w:rPr>
          <w:fldChar w:fldCharType="end"/>
        </w:r>
      </w:hyperlink>
    </w:p>
    <w:p w14:paraId="3420BEF7" w14:textId="6AC64AC3" w:rsidR="00295F17" w:rsidRPr="004B4AEC" w:rsidRDefault="00CF1D8A" w:rsidP="00295F17">
      <w:pPr>
        <w:pStyle w:val="TM1"/>
        <w:tabs>
          <w:tab w:val="right" w:leader="dot" w:pos="10338"/>
        </w:tabs>
        <w:spacing w:before="0"/>
        <w:rPr>
          <w:rFonts w:ascii="Garamond" w:eastAsiaTheme="minorEastAsia" w:hAnsi="Garamond" w:cstheme="minorBidi"/>
          <w:b w:val="0"/>
          <w:bCs w:val="0"/>
          <w:caps w:val="0"/>
          <w:noProof/>
          <w:sz w:val="22"/>
          <w:szCs w:val="22"/>
          <w:lang w:eastAsia="fr-FR"/>
        </w:rPr>
      </w:pPr>
      <w:hyperlink w:anchor="_Toc131170910" w:history="1">
        <w:r w:rsidR="00295F17" w:rsidRPr="004B4AEC">
          <w:rPr>
            <w:rStyle w:val="Lienhypertexte"/>
            <w:rFonts w:ascii="Garamond" w:hAnsi="Garamond"/>
            <w:noProof/>
            <w:sz w:val="22"/>
            <w:szCs w:val="22"/>
          </w:rPr>
          <w:t>CHAPITRE 5</w:t>
        </w:r>
        <w:r w:rsidR="00295F17" w:rsidRPr="004B4AEC">
          <w:rPr>
            <w:rStyle w:val="Lienhypertexte"/>
            <w:rFonts w:ascii="Garamond" w:hAnsi="Garamond" w:cs="Calibri"/>
            <w:noProof/>
            <w:sz w:val="22"/>
            <w:szCs w:val="22"/>
          </w:rPr>
          <w:t> </w:t>
        </w:r>
        <w:r w:rsidR="00295F17" w:rsidRPr="004B4AEC">
          <w:rPr>
            <w:rStyle w:val="Lienhypertexte"/>
            <w:rFonts w:ascii="Garamond" w:hAnsi="Garamond"/>
            <w:noProof/>
            <w:sz w:val="22"/>
            <w:szCs w:val="22"/>
          </w:rPr>
          <w:t>: DISPOSITIONS PARTICULIERES AUX RECOURS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_Toc131170910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11</w:t>
        </w:r>
        <w:r w:rsidR="00295F17" w:rsidRPr="004B4AEC">
          <w:rPr>
            <w:rFonts w:ascii="Garamond" w:hAnsi="Garamond"/>
            <w:noProof/>
            <w:webHidden/>
            <w:sz w:val="22"/>
            <w:szCs w:val="22"/>
          </w:rPr>
          <w:fldChar w:fldCharType="end"/>
        </w:r>
      </w:hyperlink>
    </w:p>
    <w:p w14:paraId="674ADFAC" w14:textId="03097395"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911" w:history="1">
        <w:r w:rsidR="00295F17" w:rsidRPr="004B4AEC">
          <w:rPr>
            <w:rStyle w:val="Lienhypertexte"/>
            <w:rFonts w:ascii="Garamond" w:hAnsi="Garamond"/>
            <w:noProof/>
            <w:sz w:val="22"/>
            <w:szCs w:val="22"/>
          </w:rPr>
          <w:t>8.1.</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Juridiction chargée des procédures de recours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_Toc131170911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11</w:t>
        </w:r>
        <w:r w:rsidR="00295F17" w:rsidRPr="004B4AEC">
          <w:rPr>
            <w:rFonts w:ascii="Garamond" w:hAnsi="Garamond"/>
            <w:noProof/>
            <w:webHidden/>
            <w:sz w:val="22"/>
            <w:szCs w:val="22"/>
          </w:rPr>
          <w:fldChar w:fldCharType="end"/>
        </w:r>
      </w:hyperlink>
    </w:p>
    <w:p w14:paraId="3E73B070" w14:textId="45920824" w:rsidR="00295F17" w:rsidRPr="004B4AEC" w:rsidRDefault="00CF1D8A" w:rsidP="00295F17">
      <w:pPr>
        <w:pStyle w:val="TM2"/>
        <w:tabs>
          <w:tab w:val="left" w:pos="720"/>
          <w:tab w:val="right" w:leader="dot" w:pos="10338"/>
        </w:tabs>
        <w:spacing w:before="0"/>
        <w:rPr>
          <w:rFonts w:ascii="Garamond" w:eastAsiaTheme="minorEastAsia" w:hAnsi="Garamond" w:cstheme="minorBidi"/>
          <w:b w:val="0"/>
          <w:bCs w:val="0"/>
          <w:noProof/>
          <w:sz w:val="22"/>
          <w:szCs w:val="22"/>
          <w:lang w:eastAsia="fr-FR"/>
        </w:rPr>
      </w:pPr>
      <w:hyperlink w:anchor="_Toc131170912" w:history="1">
        <w:r w:rsidR="00295F17" w:rsidRPr="004B4AEC">
          <w:rPr>
            <w:rStyle w:val="Lienhypertexte"/>
            <w:rFonts w:ascii="Garamond" w:hAnsi="Garamond"/>
            <w:noProof/>
            <w:sz w:val="22"/>
            <w:szCs w:val="22"/>
          </w:rPr>
          <w:t>8.2.</w:t>
        </w:r>
        <w:r w:rsidR="00295F17" w:rsidRPr="004B4AEC">
          <w:rPr>
            <w:rFonts w:ascii="Garamond" w:eastAsiaTheme="minorEastAsia" w:hAnsi="Garamond" w:cstheme="minorBidi"/>
            <w:b w:val="0"/>
            <w:bCs w:val="0"/>
            <w:noProof/>
            <w:sz w:val="22"/>
            <w:szCs w:val="22"/>
            <w:lang w:eastAsia="fr-FR"/>
          </w:rPr>
          <w:tab/>
        </w:r>
        <w:r w:rsidR="00295F17" w:rsidRPr="004B4AEC">
          <w:rPr>
            <w:rStyle w:val="Lienhypertexte"/>
            <w:rFonts w:ascii="Garamond" w:hAnsi="Garamond"/>
            <w:noProof/>
            <w:sz w:val="22"/>
            <w:szCs w:val="22"/>
          </w:rPr>
          <w:t>Voies de recours</w:t>
        </w:r>
        <w:r w:rsidR="00295F17" w:rsidRPr="004B4AEC">
          <w:rPr>
            <w:rFonts w:ascii="Garamond" w:hAnsi="Garamond"/>
            <w:noProof/>
            <w:webHidden/>
            <w:sz w:val="22"/>
            <w:szCs w:val="22"/>
          </w:rPr>
          <w:tab/>
        </w:r>
        <w:r w:rsidR="00295F17" w:rsidRPr="004B4AEC">
          <w:rPr>
            <w:rFonts w:ascii="Garamond" w:hAnsi="Garamond"/>
            <w:noProof/>
            <w:webHidden/>
            <w:sz w:val="22"/>
            <w:szCs w:val="22"/>
          </w:rPr>
          <w:fldChar w:fldCharType="begin"/>
        </w:r>
        <w:r w:rsidR="00295F17" w:rsidRPr="004B4AEC">
          <w:rPr>
            <w:rFonts w:ascii="Garamond" w:hAnsi="Garamond"/>
            <w:noProof/>
            <w:webHidden/>
            <w:sz w:val="22"/>
            <w:szCs w:val="22"/>
          </w:rPr>
          <w:instrText xml:space="preserve"> PAGEREF _Toc131170912 \h </w:instrText>
        </w:r>
        <w:r w:rsidR="00295F17" w:rsidRPr="004B4AEC">
          <w:rPr>
            <w:rFonts w:ascii="Garamond" w:hAnsi="Garamond"/>
            <w:noProof/>
            <w:webHidden/>
            <w:sz w:val="22"/>
            <w:szCs w:val="22"/>
          </w:rPr>
        </w:r>
        <w:r w:rsidR="00295F17" w:rsidRPr="004B4AEC">
          <w:rPr>
            <w:rFonts w:ascii="Garamond" w:hAnsi="Garamond"/>
            <w:noProof/>
            <w:webHidden/>
            <w:sz w:val="22"/>
            <w:szCs w:val="22"/>
          </w:rPr>
          <w:fldChar w:fldCharType="separate"/>
        </w:r>
        <w:r w:rsidR="00295F17" w:rsidRPr="004B4AEC">
          <w:rPr>
            <w:rFonts w:ascii="Garamond" w:hAnsi="Garamond"/>
            <w:noProof/>
            <w:webHidden/>
            <w:sz w:val="22"/>
            <w:szCs w:val="22"/>
          </w:rPr>
          <w:t>11</w:t>
        </w:r>
        <w:r w:rsidR="00295F17" w:rsidRPr="004B4AEC">
          <w:rPr>
            <w:rFonts w:ascii="Garamond" w:hAnsi="Garamond"/>
            <w:noProof/>
            <w:webHidden/>
            <w:sz w:val="22"/>
            <w:szCs w:val="22"/>
          </w:rPr>
          <w:fldChar w:fldCharType="end"/>
        </w:r>
      </w:hyperlink>
    </w:p>
    <w:p w14:paraId="74058118" w14:textId="42FF1B64" w:rsidR="00BE5E9D" w:rsidRPr="004B4AEC" w:rsidRDefault="00B1178B" w:rsidP="00295F17">
      <w:pPr>
        <w:spacing w:before="0"/>
        <w:rPr>
          <w:sz w:val="22"/>
          <w:szCs w:val="22"/>
        </w:rPr>
      </w:pPr>
      <w:r w:rsidRPr="004B4AEC">
        <w:rPr>
          <w:sz w:val="22"/>
          <w:szCs w:val="22"/>
        </w:rPr>
        <w:fldChar w:fldCharType="end"/>
      </w:r>
    </w:p>
    <w:p w14:paraId="71E33C0E" w14:textId="77777777" w:rsidR="001C39AB" w:rsidRPr="004B4AEC" w:rsidRDefault="001C39AB" w:rsidP="001C39AB">
      <w:pPr>
        <w:keepLines/>
        <w:tabs>
          <w:tab w:val="left" w:pos="8400"/>
          <w:tab w:val="left" w:pos="10200"/>
        </w:tabs>
        <w:ind w:right="567"/>
        <w:rPr>
          <w:sz w:val="22"/>
          <w:szCs w:val="22"/>
        </w:rPr>
      </w:pPr>
    </w:p>
    <w:p w14:paraId="3583ECA2" w14:textId="6CFD1949" w:rsidR="001C39AB" w:rsidRPr="004B4AEC" w:rsidRDefault="0044647F">
      <w:pPr>
        <w:keepLines/>
        <w:tabs>
          <w:tab w:val="left" w:pos="8400"/>
          <w:tab w:val="left" w:pos="10200"/>
        </w:tabs>
        <w:ind w:right="567"/>
        <w:rPr>
          <w:sz w:val="22"/>
          <w:szCs w:val="22"/>
        </w:rPr>
      </w:pPr>
      <w:r w:rsidRPr="004B4AEC">
        <w:rPr>
          <w:b/>
          <w:sz w:val="22"/>
          <w:szCs w:val="22"/>
          <w:u w:val="single"/>
        </w:rPr>
        <w:t>Liste des a</w:t>
      </w:r>
      <w:r w:rsidR="001C39AB" w:rsidRPr="004B4AEC">
        <w:rPr>
          <w:b/>
          <w:sz w:val="22"/>
          <w:szCs w:val="22"/>
          <w:u w:val="single"/>
        </w:rPr>
        <w:t>nnexes</w:t>
      </w:r>
      <w:r w:rsidRPr="004B4AEC">
        <w:rPr>
          <w:sz w:val="22"/>
          <w:szCs w:val="22"/>
        </w:rPr>
        <w:t xml:space="preserve"> </w:t>
      </w:r>
      <w:r w:rsidR="001C39AB" w:rsidRPr="004B4AEC">
        <w:rPr>
          <w:sz w:val="22"/>
          <w:szCs w:val="22"/>
        </w:rPr>
        <w:t>:</w:t>
      </w:r>
    </w:p>
    <w:p w14:paraId="0418BFDF" w14:textId="4FC59A2A" w:rsidR="00A03370" w:rsidRPr="004B4AEC" w:rsidRDefault="00A03370" w:rsidP="001C39AB">
      <w:pPr>
        <w:keepLines/>
        <w:tabs>
          <w:tab w:val="left" w:pos="8400"/>
          <w:tab w:val="left" w:pos="10200"/>
        </w:tabs>
        <w:ind w:right="567"/>
        <w:rPr>
          <w:sz w:val="22"/>
          <w:szCs w:val="22"/>
          <w:highlight w:val="yellow"/>
        </w:rPr>
      </w:pPr>
    </w:p>
    <w:p w14:paraId="75D89F21" w14:textId="08937B34" w:rsidR="001C39AB" w:rsidRPr="00076514" w:rsidRDefault="00196BC2" w:rsidP="00E0498D">
      <w:pPr>
        <w:pStyle w:val="Paragraphedeliste"/>
        <w:keepLines/>
        <w:numPr>
          <w:ilvl w:val="0"/>
          <w:numId w:val="34"/>
        </w:numPr>
        <w:tabs>
          <w:tab w:val="left" w:pos="8400"/>
          <w:tab w:val="left" w:pos="10200"/>
        </w:tabs>
        <w:ind w:right="567"/>
        <w:rPr>
          <w:sz w:val="22"/>
          <w:szCs w:val="22"/>
          <w:highlight w:val="yellow"/>
        </w:rPr>
      </w:pPr>
      <w:r w:rsidRPr="00076514">
        <w:rPr>
          <w:sz w:val="22"/>
          <w:szCs w:val="22"/>
          <w:highlight w:val="yellow"/>
        </w:rPr>
        <w:t>NOTICE DESCRIPTIVE AC marché centralisé électricité OPEX</w:t>
      </w:r>
    </w:p>
    <w:p w14:paraId="1CEA3FE0" w14:textId="0871DC78" w:rsidR="005360D7" w:rsidRPr="00076514" w:rsidRDefault="005360D7" w:rsidP="00E0498D">
      <w:pPr>
        <w:pStyle w:val="Paragraphedeliste"/>
        <w:keepLines/>
        <w:numPr>
          <w:ilvl w:val="0"/>
          <w:numId w:val="34"/>
        </w:numPr>
        <w:tabs>
          <w:tab w:val="left" w:pos="8400"/>
          <w:tab w:val="left" w:pos="10200"/>
        </w:tabs>
        <w:ind w:right="567"/>
        <w:rPr>
          <w:sz w:val="22"/>
          <w:szCs w:val="22"/>
          <w:highlight w:val="yellow"/>
        </w:rPr>
      </w:pPr>
      <w:r w:rsidRPr="00076514">
        <w:rPr>
          <w:sz w:val="22"/>
          <w:szCs w:val="22"/>
          <w:highlight w:val="yellow"/>
        </w:rPr>
        <w:t>Annexe_RC_n°1_références</w:t>
      </w:r>
    </w:p>
    <w:p w14:paraId="65292E07" w14:textId="02F6F25D" w:rsidR="001C39AB" w:rsidRPr="004B4AEC" w:rsidRDefault="001C39AB" w:rsidP="00D025C8">
      <w:pPr>
        <w:spacing w:before="0"/>
        <w:rPr>
          <w:sz w:val="22"/>
          <w:szCs w:val="22"/>
        </w:rPr>
      </w:pPr>
    </w:p>
    <w:p w14:paraId="2A740A66" w14:textId="38E8F6EB" w:rsidR="001C39AB" w:rsidRPr="004B4AEC" w:rsidRDefault="001C39AB" w:rsidP="00D025C8">
      <w:pPr>
        <w:spacing w:before="0"/>
        <w:rPr>
          <w:sz w:val="22"/>
          <w:szCs w:val="22"/>
        </w:rPr>
      </w:pPr>
    </w:p>
    <w:p w14:paraId="5C557A86" w14:textId="31030C46" w:rsidR="001C39AB" w:rsidRPr="004B4AEC" w:rsidRDefault="001C39AB" w:rsidP="00D025C8">
      <w:pPr>
        <w:spacing w:before="0"/>
        <w:rPr>
          <w:sz w:val="22"/>
          <w:szCs w:val="22"/>
        </w:rPr>
      </w:pPr>
    </w:p>
    <w:p w14:paraId="5CFA9838" w14:textId="77777777" w:rsidR="001C39AB" w:rsidRPr="004B4AEC" w:rsidRDefault="001C39AB" w:rsidP="00D025C8">
      <w:pPr>
        <w:spacing w:before="0"/>
        <w:rPr>
          <w:sz w:val="22"/>
          <w:szCs w:val="22"/>
        </w:rPr>
        <w:sectPr w:rsidR="001C39AB" w:rsidRPr="004B4AEC" w:rsidSect="00435EC4">
          <w:footerReference w:type="default" r:id="rId17"/>
          <w:footerReference w:type="first" r:id="rId18"/>
          <w:pgSz w:w="11905" w:h="16837" w:code="9"/>
          <w:pgMar w:top="851" w:right="706" w:bottom="142" w:left="851" w:header="720" w:footer="272" w:gutter="0"/>
          <w:cols w:space="720"/>
          <w:docGrid w:linePitch="360"/>
        </w:sectPr>
      </w:pPr>
    </w:p>
    <w:p w14:paraId="12366EBB" w14:textId="5441162E" w:rsidR="00750839" w:rsidRPr="004B4AEC" w:rsidRDefault="00D84B73">
      <w:pPr>
        <w:pStyle w:val="Titre1"/>
        <w:numPr>
          <w:ilvl w:val="0"/>
          <w:numId w:val="0"/>
        </w:numPr>
        <w:rPr>
          <w:sz w:val="22"/>
          <w:szCs w:val="22"/>
        </w:rPr>
      </w:pPr>
      <w:bookmarkStart w:id="6" w:name="_Toc417653595"/>
      <w:bookmarkStart w:id="7" w:name="_Toc164824929"/>
      <w:bookmarkStart w:id="8" w:name="_Toc177892740"/>
      <w:bookmarkStart w:id="9" w:name="_Toc126923772"/>
      <w:bookmarkStart w:id="10" w:name="_Toc131170861"/>
      <w:bookmarkEnd w:id="2"/>
      <w:bookmarkEnd w:id="3"/>
      <w:bookmarkEnd w:id="4"/>
      <w:bookmarkEnd w:id="5"/>
      <w:bookmarkEnd w:id="6"/>
      <w:bookmarkEnd w:id="7"/>
      <w:bookmarkEnd w:id="8"/>
      <w:bookmarkEnd w:id="9"/>
      <w:r w:rsidRPr="004B4AEC">
        <w:rPr>
          <w:sz w:val="22"/>
          <w:szCs w:val="22"/>
        </w:rPr>
        <w:t>CHAPITRE 1</w:t>
      </w:r>
      <w:r w:rsidRPr="004B4AEC">
        <w:rPr>
          <w:rFonts w:cs="Calibri"/>
          <w:sz w:val="22"/>
          <w:szCs w:val="22"/>
        </w:rPr>
        <w:t> </w:t>
      </w:r>
      <w:r w:rsidRPr="004B4AEC">
        <w:rPr>
          <w:sz w:val="22"/>
          <w:szCs w:val="22"/>
        </w:rPr>
        <w:t xml:space="preserve">: </w:t>
      </w:r>
      <w:r w:rsidR="001C39AB" w:rsidRPr="004B4AEC">
        <w:rPr>
          <w:sz w:val="22"/>
          <w:szCs w:val="22"/>
        </w:rPr>
        <w:t>OBJET DE L’ACCORD CADRE ET PROCDURE DE MISE EN CONCURRENCE</w:t>
      </w:r>
      <w:bookmarkEnd w:id="10"/>
    </w:p>
    <w:p w14:paraId="4D42BCE5" w14:textId="1CBF6700" w:rsidR="00750839" w:rsidRPr="004B4AEC" w:rsidRDefault="00750839">
      <w:pPr>
        <w:pStyle w:val="TITRE2"/>
        <w:ind w:left="851" w:right="454"/>
        <w:rPr>
          <w:sz w:val="22"/>
          <w:szCs w:val="22"/>
        </w:rPr>
      </w:pPr>
      <w:bookmarkStart w:id="11" w:name="_Toc126923773"/>
      <w:bookmarkStart w:id="12" w:name="_Toc131170862"/>
      <w:r w:rsidRPr="004B4AEC">
        <w:rPr>
          <w:sz w:val="22"/>
          <w:szCs w:val="22"/>
        </w:rPr>
        <w:t>Objet de l’accord-cadre</w:t>
      </w:r>
      <w:bookmarkEnd w:id="11"/>
      <w:bookmarkEnd w:id="12"/>
    </w:p>
    <w:p w14:paraId="1455898A" w14:textId="1F3ECD24" w:rsidR="00750839" w:rsidRPr="004B4AEC" w:rsidRDefault="00750839">
      <w:pPr>
        <w:rPr>
          <w:sz w:val="22"/>
          <w:szCs w:val="22"/>
        </w:rPr>
      </w:pPr>
      <w:r w:rsidRPr="004B4AEC">
        <w:rPr>
          <w:sz w:val="22"/>
          <w:szCs w:val="22"/>
        </w:rPr>
        <w:t xml:space="preserve">Le présent accord-cadre a pour objet </w:t>
      </w:r>
      <w:r w:rsidR="00C24282" w:rsidRPr="004B4AEC">
        <w:rPr>
          <w:sz w:val="22"/>
          <w:szCs w:val="22"/>
        </w:rPr>
        <w:t>l’acquisition, l’exploitation et la maintenance d’installations relatives à la chaine de production et de distribution d’électricité opérationnelle, partout dans le monde.</w:t>
      </w:r>
    </w:p>
    <w:p w14:paraId="2F913F3C" w14:textId="1E538DDB" w:rsidR="001C39AB" w:rsidRPr="004B4AEC" w:rsidRDefault="00156286">
      <w:pPr>
        <w:pStyle w:val="TITRE2"/>
        <w:ind w:left="851" w:right="454"/>
        <w:rPr>
          <w:sz w:val="22"/>
          <w:szCs w:val="22"/>
        </w:rPr>
      </w:pPr>
      <w:bookmarkStart w:id="13" w:name="_Toc131170863"/>
      <w:r w:rsidRPr="004B4AEC">
        <w:rPr>
          <w:sz w:val="22"/>
          <w:szCs w:val="22"/>
        </w:rPr>
        <w:t>Technique d’achat</w:t>
      </w:r>
      <w:r w:rsidRPr="004B4AEC">
        <w:rPr>
          <w:rFonts w:cs="Calibri"/>
          <w:sz w:val="22"/>
          <w:szCs w:val="22"/>
        </w:rPr>
        <w:t> </w:t>
      </w:r>
      <w:r w:rsidRPr="004B4AEC">
        <w:rPr>
          <w:sz w:val="22"/>
          <w:szCs w:val="22"/>
        </w:rPr>
        <w:t xml:space="preserve">: </w:t>
      </w:r>
      <w:r w:rsidR="001C39AB" w:rsidRPr="004B4AEC">
        <w:rPr>
          <w:sz w:val="22"/>
          <w:szCs w:val="22"/>
        </w:rPr>
        <w:t>accord-cadre</w:t>
      </w:r>
      <w:bookmarkEnd w:id="13"/>
    </w:p>
    <w:p w14:paraId="2D5191C1" w14:textId="5D4A17E5" w:rsidR="00E151AB" w:rsidRPr="004B4AEC" w:rsidRDefault="00E151AB">
      <w:pPr>
        <w:rPr>
          <w:sz w:val="22"/>
          <w:szCs w:val="22"/>
        </w:rPr>
      </w:pPr>
      <w:r w:rsidRPr="004B4AEC">
        <w:rPr>
          <w:sz w:val="22"/>
          <w:szCs w:val="22"/>
        </w:rPr>
        <w:t xml:space="preserve">Le présent marché est un accord-cadre </w:t>
      </w:r>
      <w:r w:rsidR="0076312C" w:rsidRPr="004B4AEC">
        <w:rPr>
          <w:sz w:val="22"/>
          <w:szCs w:val="22"/>
        </w:rPr>
        <w:t>mono</w:t>
      </w:r>
      <w:r w:rsidRPr="004B4AEC">
        <w:rPr>
          <w:sz w:val="22"/>
          <w:szCs w:val="22"/>
        </w:rPr>
        <w:t>-attributaire exécuté par émission de bons de commandes passés en application des articles L.2</w:t>
      </w:r>
      <w:r w:rsidR="002E175D" w:rsidRPr="004B4AEC">
        <w:rPr>
          <w:sz w:val="22"/>
          <w:szCs w:val="22"/>
        </w:rPr>
        <w:t>3</w:t>
      </w:r>
      <w:r w:rsidRPr="004B4AEC">
        <w:rPr>
          <w:sz w:val="22"/>
          <w:szCs w:val="22"/>
        </w:rPr>
        <w:t xml:space="preserve">25-1 </w:t>
      </w:r>
      <w:del w:id="14" w:author="BEN GHARBIA Sonia ASC NIV 2 OP" w:date="2023-05-11T14:18:00Z">
        <w:r w:rsidRPr="004B4AEC" w:rsidDel="00156286">
          <w:rPr>
            <w:sz w:val="22"/>
            <w:szCs w:val="22"/>
          </w:rPr>
          <w:delText xml:space="preserve">et </w:delText>
        </w:r>
        <w:commentRangeStart w:id="15"/>
        <w:r w:rsidRPr="004B4AEC" w:rsidDel="00156286">
          <w:rPr>
            <w:sz w:val="22"/>
            <w:szCs w:val="22"/>
            <w:highlight w:val="yellow"/>
          </w:rPr>
          <w:delText>R.2162-3</w:delText>
        </w:r>
        <w:r w:rsidRPr="004B4AEC" w:rsidDel="00156286">
          <w:rPr>
            <w:sz w:val="22"/>
            <w:szCs w:val="22"/>
          </w:rPr>
          <w:delText xml:space="preserve"> </w:delText>
        </w:r>
        <w:commentRangeEnd w:id="15"/>
        <w:r w:rsidR="00156286" w:rsidRPr="004B4AEC" w:rsidDel="00156286">
          <w:rPr>
            <w:rStyle w:val="Marquedecommentaire"/>
            <w:sz w:val="22"/>
            <w:szCs w:val="22"/>
            <w:lang w:eastAsia="fr-FR"/>
          </w:rPr>
          <w:commentReference w:id="15"/>
        </w:r>
      </w:del>
      <w:r w:rsidRPr="004B4AEC">
        <w:rPr>
          <w:sz w:val="22"/>
          <w:szCs w:val="22"/>
        </w:rPr>
        <w:t>du code de la commande publique.</w:t>
      </w:r>
    </w:p>
    <w:p w14:paraId="308A3FA3" w14:textId="794F5686" w:rsidR="00750839" w:rsidRPr="004B4AEC" w:rsidRDefault="00750839">
      <w:pPr>
        <w:pStyle w:val="TITRE2"/>
        <w:ind w:left="851"/>
        <w:rPr>
          <w:sz w:val="22"/>
          <w:szCs w:val="22"/>
        </w:rPr>
      </w:pPr>
      <w:bookmarkStart w:id="16" w:name="_Toc129184698"/>
      <w:bookmarkStart w:id="17" w:name="_Toc129263840"/>
      <w:bookmarkStart w:id="18" w:name="_Toc129264563"/>
      <w:bookmarkStart w:id="19" w:name="_Toc126923774"/>
      <w:bookmarkStart w:id="20" w:name="_Toc131170864"/>
      <w:bookmarkEnd w:id="16"/>
      <w:bookmarkEnd w:id="17"/>
      <w:bookmarkEnd w:id="18"/>
      <w:r w:rsidRPr="004B4AEC">
        <w:rPr>
          <w:sz w:val="22"/>
          <w:szCs w:val="22"/>
        </w:rPr>
        <w:t>Allotissement</w:t>
      </w:r>
      <w:bookmarkEnd w:id="19"/>
      <w:r w:rsidR="001C39AB" w:rsidRPr="004B4AEC">
        <w:rPr>
          <w:sz w:val="22"/>
          <w:szCs w:val="22"/>
        </w:rPr>
        <w:t xml:space="preserve"> de l’accord cadre</w:t>
      </w:r>
      <w:bookmarkEnd w:id="20"/>
      <w:r w:rsidR="001C39AB" w:rsidRPr="004B4AEC">
        <w:rPr>
          <w:sz w:val="22"/>
          <w:szCs w:val="22"/>
        </w:rPr>
        <w:t xml:space="preserve"> </w:t>
      </w:r>
    </w:p>
    <w:p w14:paraId="0F8C309F" w14:textId="226BB9C6" w:rsidR="00C24282" w:rsidRPr="004B4AEC" w:rsidRDefault="00C24282" w:rsidP="00750839">
      <w:pPr>
        <w:pStyle w:val="Texte2"/>
        <w:tabs>
          <w:tab w:val="left" w:pos="9498"/>
        </w:tabs>
        <w:spacing w:before="0"/>
        <w:ind w:left="0" w:right="566"/>
        <w:rPr>
          <w:rFonts w:ascii="Garamond" w:hAnsi="Garamond"/>
          <w:sz w:val="22"/>
          <w:szCs w:val="22"/>
        </w:rPr>
      </w:pPr>
      <w:r w:rsidRPr="004B4AEC">
        <w:rPr>
          <w:rFonts w:ascii="Garamond" w:hAnsi="Garamond"/>
          <w:sz w:val="22"/>
          <w:szCs w:val="22"/>
        </w:rPr>
        <w:t>Le présent marché ne fa</w:t>
      </w:r>
      <w:r w:rsidR="0048350E" w:rsidRPr="004B4AEC">
        <w:rPr>
          <w:rFonts w:ascii="Garamond" w:hAnsi="Garamond"/>
          <w:sz w:val="22"/>
          <w:szCs w:val="22"/>
        </w:rPr>
        <w:t>it pas l’objet d’allotissement.</w:t>
      </w:r>
    </w:p>
    <w:p w14:paraId="54C9BC39" w14:textId="44BBD0AA" w:rsidR="00334F43" w:rsidRPr="004B4AEC" w:rsidRDefault="00334F43">
      <w:pPr>
        <w:pStyle w:val="TITRE2"/>
        <w:ind w:left="851"/>
        <w:rPr>
          <w:sz w:val="22"/>
          <w:szCs w:val="22"/>
        </w:rPr>
      </w:pPr>
      <w:bookmarkStart w:id="21" w:name="_Toc129184700"/>
      <w:bookmarkStart w:id="22" w:name="_Toc129263842"/>
      <w:bookmarkStart w:id="23" w:name="_Toc129264565"/>
      <w:bookmarkStart w:id="24" w:name="_Toc131170865"/>
      <w:bookmarkStart w:id="25" w:name="_Toc126923776"/>
      <w:bookmarkEnd w:id="21"/>
      <w:bookmarkEnd w:id="22"/>
      <w:bookmarkEnd w:id="23"/>
      <w:r w:rsidRPr="004B4AEC">
        <w:rPr>
          <w:sz w:val="22"/>
          <w:szCs w:val="22"/>
        </w:rPr>
        <w:t>Durée de l’accord-cadre</w:t>
      </w:r>
      <w:bookmarkEnd w:id="24"/>
    </w:p>
    <w:p w14:paraId="7440D1C3" w14:textId="6900AD11" w:rsidR="00334F43" w:rsidRPr="004B4AEC" w:rsidRDefault="00334F43">
      <w:pPr>
        <w:rPr>
          <w:sz w:val="22"/>
          <w:szCs w:val="22"/>
        </w:rPr>
      </w:pPr>
      <w:r w:rsidRPr="004B4AEC">
        <w:rPr>
          <w:sz w:val="22"/>
          <w:szCs w:val="22"/>
        </w:rPr>
        <w:t xml:space="preserve">La durée de l’accord-cadre est de </w:t>
      </w:r>
      <w:r w:rsidR="00C24282" w:rsidRPr="004B4AEC">
        <w:rPr>
          <w:sz w:val="22"/>
          <w:szCs w:val="22"/>
        </w:rPr>
        <w:t>48</w:t>
      </w:r>
      <w:r w:rsidRPr="004B4AEC">
        <w:rPr>
          <w:sz w:val="22"/>
          <w:szCs w:val="22"/>
        </w:rPr>
        <w:t xml:space="preserve"> mois reconductible tacitement </w:t>
      </w:r>
      <w:r w:rsidR="00C24282" w:rsidRPr="004B4AEC">
        <w:rPr>
          <w:sz w:val="22"/>
          <w:szCs w:val="22"/>
        </w:rPr>
        <w:t>trois (3)</w:t>
      </w:r>
      <w:r w:rsidRPr="004B4AEC">
        <w:rPr>
          <w:sz w:val="22"/>
          <w:szCs w:val="22"/>
        </w:rPr>
        <w:t xml:space="preserve"> fois 12 mois à compter de sa date de notification. Conformément à l’article L.2</w:t>
      </w:r>
      <w:r w:rsidR="00156286" w:rsidRPr="004B4AEC">
        <w:rPr>
          <w:sz w:val="22"/>
          <w:szCs w:val="22"/>
        </w:rPr>
        <w:t>3</w:t>
      </w:r>
      <w:r w:rsidRPr="004B4AEC">
        <w:rPr>
          <w:sz w:val="22"/>
          <w:szCs w:val="22"/>
        </w:rPr>
        <w:t xml:space="preserve">25-1 du code de la commande publique la durée maximale du marché, reconduction comprise, est de </w:t>
      </w:r>
      <w:r w:rsidR="0048350E" w:rsidRPr="004B4AEC">
        <w:rPr>
          <w:sz w:val="22"/>
          <w:szCs w:val="22"/>
        </w:rPr>
        <w:t>84</w:t>
      </w:r>
      <w:r w:rsidRPr="004B4AEC">
        <w:rPr>
          <w:sz w:val="22"/>
          <w:szCs w:val="22"/>
        </w:rPr>
        <w:t xml:space="preserve"> mois</w:t>
      </w:r>
      <w:r w:rsidR="00156286" w:rsidRPr="004B4AEC">
        <w:rPr>
          <w:sz w:val="22"/>
          <w:szCs w:val="22"/>
        </w:rPr>
        <w:t xml:space="preserve"> soit 7 ans</w:t>
      </w:r>
      <w:r w:rsidRPr="004B4AEC">
        <w:rPr>
          <w:sz w:val="22"/>
          <w:szCs w:val="22"/>
        </w:rPr>
        <w:t>.</w:t>
      </w:r>
    </w:p>
    <w:p w14:paraId="67037AF5" w14:textId="77777777" w:rsidR="00E151AB" w:rsidRPr="004B4AEC" w:rsidRDefault="00E151AB">
      <w:pPr>
        <w:pStyle w:val="TITRE2"/>
        <w:ind w:left="851"/>
        <w:rPr>
          <w:sz w:val="22"/>
          <w:szCs w:val="22"/>
        </w:rPr>
      </w:pPr>
      <w:bookmarkStart w:id="26" w:name="_Toc131170866"/>
      <w:r w:rsidRPr="004B4AEC">
        <w:rPr>
          <w:sz w:val="22"/>
          <w:szCs w:val="22"/>
        </w:rPr>
        <w:t>Montants de l’accord-cadre</w:t>
      </w:r>
      <w:bookmarkEnd w:id="26"/>
    </w:p>
    <w:p w14:paraId="0B90EAF0" w14:textId="1E376A60" w:rsidR="00E151AB" w:rsidRPr="004B4AEC" w:rsidRDefault="00E151AB">
      <w:pPr>
        <w:rPr>
          <w:sz w:val="22"/>
          <w:szCs w:val="22"/>
        </w:rPr>
      </w:pPr>
      <w:r w:rsidRPr="004B4AEC">
        <w:rPr>
          <w:sz w:val="22"/>
          <w:szCs w:val="22"/>
        </w:rPr>
        <w:t>L’accord-cadre est conclu sans montant minimum et avec un montant maximum.</w:t>
      </w:r>
    </w:p>
    <w:p w14:paraId="4EF8A217" w14:textId="77777777" w:rsidR="00156286" w:rsidRPr="004B4AEC" w:rsidRDefault="00156286">
      <w:pPr>
        <w:rPr>
          <w:sz w:val="22"/>
          <w:szCs w:val="22"/>
        </w:rPr>
      </w:pPr>
    </w:p>
    <w:p w14:paraId="5191BC2C" w14:textId="77777777" w:rsidR="00E151AB" w:rsidRPr="004B4AEC" w:rsidRDefault="00E151AB">
      <w:pPr>
        <w:rPr>
          <w:sz w:val="22"/>
          <w:szCs w:val="22"/>
        </w:rPr>
      </w:pPr>
      <w:r w:rsidRPr="004B4AEC">
        <w:rPr>
          <w:sz w:val="22"/>
          <w:szCs w:val="22"/>
        </w:rPr>
        <w:t>Les montants estimatifs prévisionnels sur la durée de l’accord-cadre :</w:t>
      </w:r>
    </w:p>
    <w:p w14:paraId="5EECCCA8" w14:textId="3C12A3C1" w:rsidR="00E151AB" w:rsidRPr="004B4AEC" w:rsidRDefault="00E9386B" w:rsidP="006E0398">
      <w:pPr>
        <w:pStyle w:val="Paragraphedeliste"/>
        <w:numPr>
          <w:ilvl w:val="0"/>
          <w:numId w:val="13"/>
        </w:numPr>
        <w:rPr>
          <w:sz w:val="22"/>
          <w:szCs w:val="22"/>
        </w:rPr>
      </w:pPr>
      <w:r w:rsidRPr="004B4AEC">
        <w:rPr>
          <w:sz w:val="22"/>
          <w:szCs w:val="22"/>
        </w:rPr>
        <w:t>Montant</w:t>
      </w:r>
      <w:r w:rsidR="00E151AB" w:rsidRPr="004B4AEC">
        <w:rPr>
          <w:sz w:val="22"/>
          <w:szCs w:val="22"/>
        </w:rPr>
        <w:t xml:space="preserve"> estimatif du besoin : </w:t>
      </w:r>
      <w:r w:rsidR="0048350E" w:rsidRPr="004B4AEC">
        <w:rPr>
          <w:sz w:val="22"/>
          <w:szCs w:val="22"/>
        </w:rPr>
        <w:t>161</w:t>
      </w:r>
      <w:r w:rsidR="0048350E" w:rsidRPr="004B4AEC">
        <w:rPr>
          <w:rFonts w:cs="Calibri"/>
          <w:sz w:val="22"/>
          <w:szCs w:val="22"/>
        </w:rPr>
        <w:t> </w:t>
      </w:r>
      <w:r w:rsidR="0048350E" w:rsidRPr="004B4AEC">
        <w:rPr>
          <w:sz w:val="22"/>
          <w:szCs w:val="22"/>
        </w:rPr>
        <w:t>000 000</w:t>
      </w:r>
      <w:r w:rsidR="00E6206F" w:rsidRPr="004B4AEC">
        <w:rPr>
          <w:sz w:val="22"/>
          <w:szCs w:val="22"/>
        </w:rPr>
        <w:t xml:space="preserve"> €</w:t>
      </w:r>
      <w:r w:rsidR="00E151AB" w:rsidRPr="004B4AEC">
        <w:rPr>
          <w:sz w:val="22"/>
          <w:szCs w:val="22"/>
        </w:rPr>
        <w:t xml:space="preserve">HT soit </w:t>
      </w:r>
      <w:r w:rsidR="006E0398" w:rsidRPr="004B4AEC">
        <w:rPr>
          <w:sz w:val="22"/>
          <w:szCs w:val="22"/>
        </w:rPr>
        <w:t>193</w:t>
      </w:r>
      <w:r w:rsidR="006E0398" w:rsidRPr="004B4AEC">
        <w:rPr>
          <w:rFonts w:cs="Calibri"/>
          <w:sz w:val="22"/>
          <w:szCs w:val="22"/>
        </w:rPr>
        <w:t> </w:t>
      </w:r>
      <w:r w:rsidR="006E0398" w:rsidRPr="004B4AEC">
        <w:rPr>
          <w:sz w:val="22"/>
          <w:szCs w:val="22"/>
        </w:rPr>
        <w:t>200</w:t>
      </w:r>
      <w:r w:rsidR="006E0398" w:rsidRPr="004B4AEC">
        <w:rPr>
          <w:rFonts w:cs="Calibri"/>
          <w:sz w:val="22"/>
          <w:szCs w:val="22"/>
        </w:rPr>
        <w:t> </w:t>
      </w:r>
      <w:r w:rsidR="006E0398" w:rsidRPr="004B4AEC">
        <w:rPr>
          <w:sz w:val="22"/>
          <w:szCs w:val="22"/>
        </w:rPr>
        <w:t>000</w:t>
      </w:r>
      <w:r w:rsidR="006E0398" w:rsidRPr="004B4AEC">
        <w:rPr>
          <w:rFonts w:ascii="Times New Roman" w:hAnsi="Times New Roman"/>
          <w:sz w:val="22"/>
          <w:szCs w:val="22"/>
        </w:rPr>
        <w:t>‬</w:t>
      </w:r>
      <w:r w:rsidR="006E0398" w:rsidRPr="004B4AEC">
        <w:rPr>
          <w:rFonts w:cs="Tahoma"/>
          <w:sz w:val="22"/>
          <w:szCs w:val="22"/>
        </w:rPr>
        <w:t xml:space="preserve"> </w:t>
      </w:r>
      <w:r w:rsidR="00E6206F" w:rsidRPr="004B4AEC">
        <w:rPr>
          <w:sz w:val="22"/>
          <w:szCs w:val="22"/>
        </w:rPr>
        <w:t xml:space="preserve">€ </w:t>
      </w:r>
      <w:r w:rsidR="00E151AB" w:rsidRPr="004B4AEC">
        <w:rPr>
          <w:sz w:val="22"/>
          <w:szCs w:val="22"/>
        </w:rPr>
        <w:t>TTC</w:t>
      </w:r>
    </w:p>
    <w:p w14:paraId="3D743FB8" w14:textId="52D1B523" w:rsidR="00E151AB" w:rsidRPr="004B4AEC" w:rsidRDefault="00E9386B" w:rsidP="006E0398">
      <w:pPr>
        <w:pStyle w:val="Paragraphedeliste"/>
        <w:numPr>
          <w:ilvl w:val="0"/>
          <w:numId w:val="13"/>
        </w:numPr>
        <w:rPr>
          <w:sz w:val="22"/>
          <w:szCs w:val="22"/>
        </w:rPr>
      </w:pPr>
      <w:r w:rsidRPr="004B4AEC">
        <w:rPr>
          <w:sz w:val="22"/>
          <w:szCs w:val="22"/>
        </w:rPr>
        <w:t>Montant</w:t>
      </w:r>
      <w:r w:rsidR="00E151AB" w:rsidRPr="004B4AEC">
        <w:rPr>
          <w:sz w:val="22"/>
          <w:szCs w:val="22"/>
        </w:rPr>
        <w:t xml:space="preserve"> maximum du marché: </w:t>
      </w:r>
      <w:r w:rsidR="006E0398" w:rsidRPr="004B4AEC">
        <w:rPr>
          <w:sz w:val="22"/>
          <w:szCs w:val="22"/>
        </w:rPr>
        <w:t>161 000</w:t>
      </w:r>
      <w:r w:rsidR="006E0398" w:rsidRPr="004B4AEC">
        <w:rPr>
          <w:rFonts w:cs="Calibri"/>
          <w:sz w:val="22"/>
          <w:szCs w:val="22"/>
        </w:rPr>
        <w:t> </w:t>
      </w:r>
      <w:r w:rsidR="006E0398" w:rsidRPr="004B4AEC">
        <w:rPr>
          <w:sz w:val="22"/>
          <w:szCs w:val="22"/>
        </w:rPr>
        <w:t xml:space="preserve">000 </w:t>
      </w:r>
      <w:r w:rsidR="00E151AB" w:rsidRPr="004B4AEC">
        <w:rPr>
          <w:sz w:val="22"/>
          <w:szCs w:val="22"/>
        </w:rPr>
        <w:t xml:space="preserve">€ HT soit </w:t>
      </w:r>
      <w:r w:rsidR="006E0398" w:rsidRPr="004B4AEC">
        <w:rPr>
          <w:sz w:val="22"/>
          <w:szCs w:val="22"/>
        </w:rPr>
        <w:t>193</w:t>
      </w:r>
      <w:r w:rsidR="006E0398" w:rsidRPr="004B4AEC">
        <w:rPr>
          <w:rFonts w:cs="Calibri"/>
          <w:sz w:val="22"/>
          <w:szCs w:val="22"/>
        </w:rPr>
        <w:t> </w:t>
      </w:r>
      <w:r w:rsidR="006E0398" w:rsidRPr="004B4AEC">
        <w:rPr>
          <w:sz w:val="22"/>
          <w:szCs w:val="22"/>
        </w:rPr>
        <w:t>200</w:t>
      </w:r>
      <w:r w:rsidR="006E0398" w:rsidRPr="004B4AEC">
        <w:rPr>
          <w:rFonts w:cs="Calibri"/>
          <w:sz w:val="22"/>
          <w:szCs w:val="22"/>
        </w:rPr>
        <w:t> </w:t>
      </w:r>
      <w:r w:rsidR="006E0398" w:rsidRPr="004B4AEC">
        <w:rPr>
          <w:sz w:val="22"/>
          <w:szCs w:val="22"/>
        </w:rPr>
        <w:t>000</w:t>
      </w:r>
      <w:r w:rsidR="006E0398" w:rsidRPr="004B4AEC">
        <w:rPr>
          <w:rFonts w:ascii="Times New Roman" w:hAnsi="Times New Roman"/>
          <w:sz w:val="22"/>
          <w:szCs w:val="22"/>
        </w:rPr>
        <w:t>‬</w:t>
      </w:r>
      <w:r w:rsidR="006E0398" w:rsidRPr="004B4AEC">
        <w:rPr>
          <w:rFonts w:cs="Tahoma"/>
          <w:sz w:val="22"/>
          <w:szCs w:val="22"/>
        </w:rPr>
        <w:t xml:space="preserve"> </w:t>
      </w:r>
      <w:r w:rsidR="00E151AB" w:rsidRPr="004B4AEC">
        <w:rPr>
          <w:sz w:val="22"/>
          <w:szCs w:val="22"/>
        </w:rPr>
        <w:t>TTC</w:t>
      </w:r>
      <w:r w:rsidR="00851F1F" w:rsidRPr="004B4AEC">
        <w:rPr>
          <w:sz w:val="22"/>
          <w:szCs w:val="22"/>
        </w:rPr>
        <w:t>.</w:t>
      </w:r>
    </w:p>
    <w:p w14:paraId="53D2332B" w14:textId="21333B19" w:rsidR="00750839" w:rsidRPr="004B4AEC" w:rsidRDefault="00750839">
      <w:pPr>
        <w:pStyle w:val="TITRE2"/>
        <w:ind w:left="851"/>
        <w:rPr>
          <w:sz w:val="22"/>
          <w:szCs w:val="22"/>
        </w:rPr>
      </w:pPr>
      <w:bookmarkStart w:id="27" w:name="_Toc126923777"/>
      <w:bookmarkStart w:id="28" w:name="_Toc131170868"/>
      <w:bookmarkEnd w:id="25"/>
      <w:r w:rsidRPr="004B4AEC">
        <w:rPr>
          <w:sz w:val="22"/>
          <w:szCs w:val="22"/>
        </w:rPr>
        <w:t>Cahier des clauses administratives générales</w:t>
      </w:r>
      <w:bookmarkEnd w:id="27"/>
      <w:bookmarkEnd w:id="28"/>
    </w:p>
    <w:p w14:paraId="442F8075" w14:textId="1D601CB9" w:rsidR="000F6598" w:rsidRPr="004B4AEC" w:rsidRDefault="00750839">
      <w:pPr>
        <w:rPr>
          <w:sz w:val="22"/>
          <w:szCs w:val="22"/>
        </w:rPr>
      </w:pPr>
      <w:r w:rsidRPr="004B4AEC">
        <w:rPr>
          <w:sz w:val="22"/>
          <w:szCs w:val="22"/>
        </w:rPr>
        <w:t xml:space="preserve">Il est fait application du cahier des clauses administratives générales applicables aux marchés publics de </w:t>
      </w:r>
      <w:r w:rsidR="002A4DC3" w:rsidRPr="004B4AEC">
        <w:rPr>
          <w:sz w:val="22"/>
          <w:szCs w:val="22"/>
        </w:rPr>
        <w:t>fournitures et services</w:t>
      </w:r>
      <w:r w:rsidRPr="004B4AEC">
        <w:rPr>
          <w:sz w:val="22"/>
          <w:szCs w:val="22"/>
        </w:rPr>
        <w:t xml:space="preserve"> (CCAG/</w:t>
      </w:r>
      <w:r w:rsidR="0048350E" w:rsidRPr="004B4AEC">
        <w:rPr>
          <w:sz w:val="22"/>
          <w:szCs w:val="22"/>
        </w:rPr>
        <w:t>FCS</w:t>
      </w:r>
      <w:r w:rsidRPr="004B4AEC">
        <w:rPr>
          <w:sz w:val="22"/>
          <w:szCs w:val="22"/>
        </w:rPr>
        <w:t>), approuvé par l’arrêté du 30 mars 2021.</w:t>
      </w:r>
    </w:p>
    <w:p w14:paraId="78D57E41" w14:textId="004814B8" w:rsidR="000F6598" w:rsidRPr="004B4AEC" w:rsidRDefault="000F6598">
      <w:pPr>
        <w:pStyle w:val="TITRE2"/>
        <w:ind w:left="851"/>
        <w:rPr>
          <w:sz w:val="22"/>
          <w:szCs w:val="22"/>
        </w:rPr>
      </w:pPr>
      <w:bookmarkStart w:id="29" w:name="_Toc131170869"/>
      <w:r w:rsidRPr="004B4AEC">
        <w:rPr>
          <w:sz w:val="22"/>
          <w:szCs w:val="22"/>
        </w:rPr>
        <w:t>Mode de consultation – Procédure</w:t>
      </w:r>
      <w:bookmarkEnd w:id="29"/>
    </w:p>
    <w:p w14:paraId="315969E4" w14:textId="49DB26A2" w:rsidR="000F6598" w:rsidRPr="004B4AEC" w:rsidRDefault="000F6598">
      <w:pPr>
        <w:rPr>
          <w:sz w:val="22"/>
          <w:szCs w:val="22"/>
        </w:rPr>
      </w:pPr>
      <w:r w:rsidRPr="004B4AEC">
        <w:rPr>
          <w:sz w:val="22"/>
          <w:szCs w:val="22"/>
        </w:rPr>
        <w:t xml:space="preserve">Le présent marché public est passé selon une procédure formalisée d’appel d’offres </w:t>
      </w:r>
      <w:r w:rsidR="003547BD" w:rsidRPr="004B4AEC">
        <w:rPr>
          <w:sz w:val="22"/>
          <w:szCs w:val="22"/>
        </w:rPr>
        <w:t>restreint</w:t>
      </w:r>
      <w:r w:rsidRPr="004B4AEC">
        <w:rPr>
          <w:sz w:val="22"/>
          <w:szCs w:val="22"/>
        </w:rPr>
        <w:t xml:space="preserve"> dans les conditions prévues à l’article R.</w:t>
      </w:r>
      <w:r w:rsidR="0001667E" w:rsidRPr="004B4AEC">
        <w:rPr>
          <w:sz w:val="22"/>
          <w:szCs w:val="22"/>
        </w:rPr>
        <w:t>2324-1</w:t>
      </w:r>
      <w:r w:rsidRPr="004B4AEC">
        <w:rPr>
          <w:sz w:val="22"/>
          <w:szCs w:val="22"/>
        </w:rPr>
        <w:t xml:space="preserve"> du </w:t>
      </w:r>
      <w:r w:rsidR="003547BD" w:rsidRPr="004B4AEC">
        <w:rPr>
          <w:sz w:val="22"/>
          <w:szCs w:val="22"/>
        </w:rPr>
        <w:t>C</w:t>
      </w:r>
      <w:r w:rsidRPr="004B4AEC">
        <w:rPr>
          <w:sz w:val="22"/>
          <w:szCs w:val="22"/>
        </w:rPr>
        <w:t>ode de la commande publique.</w:t>
      </w:r>
    </w:p>
    <w:p w14:paraId="4E40276B" w14:textId="77777777" w:rsidR="000F6598" w:rsidRPr="004B4AEC" w:rsidRDefault="000F6598" w:rsidP="00245649">
      <w:pPr>
        <w:rPr>
          <w:b/>
          <w:sz w:val="22"/>
          <w:szCs w:val="22"/>
        </w:rPr>
      </w:pPr>
    </w:p>
    <w:p w14:paraId="301B70A5" w14:textId="2898FD14" w:rsidR="000F6598" w:rsidRPr="004B4AEC" w:rsidRDefault="000F6598">
      <w:pPr>
        <w:rPr>
          <w:sz w:val="22"/>
          <w:szCs w:val="22"/>
        </w:rPr>
      </w:pPr>
      <w:r w:rsidRPr="004B4AEC">
        <w:rPr>
          <w:sz w:val="22"/>
          <w:szCs w:val="22"/>
        </w:rPr>
        <w:t>Cette procédure fait l’objet d’un avis d’appel public à la concurrence paru sur «</w:t>
      </w:r>
      <w:r w:rsidRPr="004B4AEC">
        <w:rPr>
          <w:rFonts w:cs="Calibri"/>
          <w:sz w:val="22"/>
          <w:szCs w:val="22"/>
        </w:rPr>
        <w:t> </w:t>
      </w:r>
      <w:r w:rsidRPr="004B4AEC">
        <w:rPr>
          <w:sz w:val="22"/>
          <w:szCs w:val="22"/>
        </w:rPr>
        <w:t>PLACE</w:t>
      </w:r>
      <w:r w:rsidRPr="004B4AEC">
        <w:rPr>
          <w:rFonts w:cs="Calibri"/>
          <w:sz w:val="22"/>
          <w:szCs w:val="22"/>
        </w:rPr>
        <w:t> </w:t>
      </w:r>
      <w:r w:rsidRPr="004B4AEC">
        <w:rPr>
          <w:rFonts w:cs="Marianne"/>
          <w:sz w:val="22"/>
          <w:szCs w:val="22"/>
        </w:rPr>
        <w:t>»</w:t>
      </w:r>
      <w:r w:rsidRPr="004B4AEC">
        <w:rPr>
          <w:sz w:val="22"/>
          <w:szCs w:val="22"/>
        </w:rPr>
        <w:t xml:space="preserve">, au </w:t>
      </w:r>
      <w:r w:rsidRPr="004B4AEC">
        <w:rPr>
          <w:rFonts w:cs="Marianne"/>
          <w:sz w:val="22"/>
          <w:szCs w:val="22"/>
        </w:rPr>
        <w:t>«</w:t>
      </w:r>
      <w:r w:rsidRPr="004B4AEC">
        <w:rPr>
          <w:rFonts w:cs="Calibri"/>
          <w:sz w:val="22"/>
          <w:szCs w:val="22"/>
        </w:rPr>
        <w:t> </w:t>
      </w:r>
      <w:r w:rsidRPr="004B4AEC">
        <w:rPr>
          <w:sz w:val="22"/>
          <w:szCs w:val="22"/>
        </w:rPr>
        <w:t>BOAMP</w:t>
      </w:r>
      <w:r w:rsidRPr="004B4AEC">
        <w:rPr>
          <w:rFonts w:cs="Calibri"/>
          <w:sz w:val="22"/>
          <w:szCs w:val="22"/>
        </w:rPr>
        <w:t> </w:t>
      </w:r>
      <w:r w:rsidRPr="004B4AEC">
        <w:rPr>
          <w:rFonts w:cs="Marianne"/>
          <w:sz w:val="22"/>
          <w:szCs w:val="22"/>
        </w:rPr>
        <w:t>»</w:t>
      </w:r>
      <w:r w:rsidRPr="004B4AEC">
        <w:rPr>
          <w:sz w:val="22"/>
          <w:szCs w:val="22"/>
        </w:rPr>
        <w:t xml:space="preserve"> et au </w:t>
      </w:r>
      <w:r w:rsidRPr="004B4AEC">
        <w:rPr>
          <w:rFonts w:cs="Marianne"/>
          <w:sz w:val="22"/>
          <w:szCs w:val="22"/>
        </w:rPr>
        <w:t>«</w:t>
      </w:r>
      <w:r w:rsidRPr="004B4AEC">
        <w:rPr>
          <w:rFonts w:cs="Calibri"/>
          <w:sz w:val="22"/>
          <w:szCs w:val="22"/>
        </w:rPr>
        <w:t> </w:t>
      </w:r>
      <w:r w:rsidRPr="004B4AEC">
        <w:rPr>
          <w:sz w:val="22"/>
          <w:szCs w:val="22"/>
        </w:rPr>
        <w:t>JOUE</w:t>
      </w:r>
      <w:r w:rsidRPr="004B4AEC">
        <w:rPr>
          <w:rFonts w:cs="Calibri"/>
          <w:sz w:val="22"/>
          <w:szCs w:val="22"/>
        </w:rPr>
        <w:t> </w:t>
      </w:r>
      <w:r w:rsidRPr="004B4AEC">
        <w:rPr>
          <w:rFonts w:cs="Marianne"/>
          <w:sz w:val="22"/>
          <w:szCs w:val="22"/>
        </w:rPr>
        <w:t>»</w:t>
      </w:r>
      <w:r w:rsidRPr="004B4AEC">
        <w:rPr>
          <w:sz w:val="22"/>
          <w:szCs w:val="22"/>
        </w:rPr>
        <w:t xml:space="preserve"> en application de l</w:t>
      </w:r>
      <w:r w:rsidRPr="004B4AEC">
        <w:rPr>
          <w:rFonts w:cs="Marianne"/>
          <w:sz w:val="22"/>
          <w:szCs w:val="22"/>
        </w:rPr>
        <w:t>’</w:t>
      </w:r>
      <w:r w:rsidR="00A93B95" w:rsidRPr="004B4AEC">
        <w:rPr>
          <w:sz w:val="22"/>
          <w:szCs w:val="22"/>
        </w:rPr>
        <w:t xml:space="preserve">article </w:t>
      </w:r>
      <w:commentRangeStart w:id="30"/>
      <w:r w:rsidR="00A93B95" w:rsidRPr="004B4AEC">
        <w:rPr>
          <w:sz w:val="22"/>
          <w:szCs w:val="22"/>
        </w:rPr>
        <w:t>R.23</w:t>
      </w:r>
      <w:r w:rsidRPr="004B4AEC">
        <w:rPr>
          <w:sz w:val="22"/>
          <w:szCs w:val="22"/>
        </w:rPr>
        <w:t>31-</w:t>
      </w:r>
      <w:r w:rsidR="00A93B95" w:rsidRPr="004B4AEC">
        <w:rPr>
          <w:sz w:val="22"/>
          <w:szCs w:val="22"/>
        </w:rPr>
        <w:t>8</w:t>
      </w:r>
      <w:r w:rsidRPr="004B4AEC">
        <w:rPr>
          <w:sz w:val="22"/>
          <w:szCs w:val="22"/>
        </w:rPr>
        <w:t xml:space="preserve"> </w:t>
      </w:r>
      <w:commentRangeEnd w:id="30"/>
      <w:r w:rsidR="00A93B95" w:rsidRPr="004B4AEC">
        <w:rPr>
          <w:rStyle w:val="Marquedecommentaire"/>
          <w:sz w:val="22"/>
          <w:szCs w:val="22"/>
          <w:lang w:eastAsia="fr-FR"/>
        </w:rPr>
        <w:commentReference w:id="30"/>
      </w:r>
      <w:r w:rsidRPr="004B4AEC">
        <w:rPr>
          <w:sz w:val="22"/>
          <w:szCs w:val="22"/>
        </w:rPr>
        <w:t>du code de la commande publique.</w:t>
      </w:r>
    </w:p>
    <w:p w14:paraId="265B4BFD" w14:textId="51D4C882" w:rsidR="000F6598" w:rsidRPr="004B4AEC" w:rsidRDefault="000F6598">
      <w:pPr>
        <w:pStyle w:val="TITRE2"/>
        <w:ind w:left="851"/>
        <w:rPr>
          <w:sz w:val="22"/>
          <w:szCs w:val="22"/>
        </w:rPr>
      </w:pPr>
      <w:bookmarkStart w:id="31" w:name="_Toc126923779"/>
      <w:bookmarkStart w:id="32" w:name="_Toc131170870"/>
      <w:r w:rsidRPr="004B4AEC">
        <w:rPr>
          <w:sz w:val="22"/>
          <w:szCs w:val="22"/>
        </w:rPr>
        <w:t>Mentions relatives à la sécurité et la protection</w:t>
      </w:r>
      <w:bookmarkEnd w:id="31"/>
      <w:bookmarkEnd w:id="32"/>
      <w:r w:rsidRPr="004B4AEC">
        <w:rPr>
          <w:sz w:val="22"/>
          <w:szCs w:val="22"/>
        </w:rPr>
        <w:t xml:space="preserve"> </w:t>
      </w:r>
    </w:p>
    <w:p w14:paraId="6DBD7A13" w14:textId="51B61F0F" w:rsidR="000F6598" w:rsidRPr="004B4AEC" w:rsidRDefault="000F6598">
      <w:pPr>
        <w:rPr>
          <w:sz w:val="22"/>
          <w:szCs w:val="22"/>
        </w:rPr>
      </w:pPr>
      <w:r w:rsidRPr="004B4AEC">
        <w:rPr>
          <w:sz w:val="22"/>
          <w:szCs w:val="22"/>
        </w:rPr>
        <w:t>Le</w:t>
      </w:r>
      <w:r w:rsidR="002852EE" w:rsidRPr="004B4AEC">
        <w:rPr>
          <w:sz w:val="22"/>
          <w:szCs w:val="22"/>
        </w:rPr>
        <w:t xml:space="preserve"> </w:t>
      </w:r>
      <w:r w:rsidR="00F17C3D" w:rsidRPr="004B4AEC">
        <w:rPr>
          <w:sz w:val="22"/>
          <w:szCs w:val="22"/>
        </w:rPr>
        <w:t>présent marché f</w:t>
      </w:r>
      <w:r w:rsidRPr="004B4AEC">
        <w:rPr>
          <w:sz w:val="22"/>
          <w:szCs w:val="22"/>
        </w:rPr>
        <w:t xml:space="preserve">ait l’objet de </w:t>
      </w:r>
      <w:r w:rsidR="00CA227F" w:rsidRPr="004B4AEC">
        <w:rPr>
          <w:sz w:val="22"/>
          <w:szCs w:val="22"/>
        </w:rPr>
        <w:t xml:space="preserve">la </w:t>
      </w:r>
      <w:r w:rsidRPr="004B4AEC">
        <w:rPr>
          <w:sz w:val="22"/>
          <w:szCs w:val="22"/>
        </w:rPr>
        <w:t xml:space="preserve">mention de </w:t>
      </w:r>
      <w:r w:rsidR="00E151AB" w:rsidRPr="004B4AEC">
        <w:rPr>
          <w:b/>
          <w:bCs/>
          <w:sz w:val="22"/>
          <w:szCs w:val="22"/>
          <w:u w:val="single"/>
        </w:rPr>
        <w:t>marché sensible</w:t>
      </w:r>
      <w:r w:rsidRPr="004B4AEC">
        <w:rPr>
          <w:sz w:val="22"/>
          <w:szCs w:val="22"/>
        </w:rPr>
        <w:t>.</w:t>
      </w:r>
    </w:p>
    <w:p w14:paraId="58234464" w14:textId="75725958" w:rsidR="00750839" w:rsidRPr="004B4AEC" w:rsidRDefault="00750839">
      <w:pPr>
        <w:pStyle w:val="TITRE2"/>
        <w:ind w:left="851"/>
        <w:rPr>
          <w:sz w:val="22"/>
          <w:szCs w:val="22"/>
        </w:rPr>
      </w:pPr>
      <w:bookmarkStart w:id="33" w:name="_Toc126923780"/>
      <w:bookmarkStart w:id="34" w:name="_Toc131170871"/>
      <w:r w:rsidRPr="004B4AEC">
        <w:rPr>
          <w:sz w:val="22"/>
          <w:szCs w:val="22"/>
        </w:rPr>
        <w:t>Emploi de la langue française</w:t>
      </w:r>
      <w:bookmarkEnd w:id="33"/>
      <w:bookmarkEnd w:id="34"/>
      <w:r w:rsidRPr="004B4AEC">
        <w:rPr>
          <w:rFonts w:cs="Calibri"/>
          <w:sz w:val="22"/>
          <w:szCs w:val="22"/>
        </w:rPr>
        <w:t> </w:t>
      </w:r>
    </w:p>
    <w:p w14:paraId="5C038F69" w14:textId="1FBA7E6A" w:rsidR="00750839" w:rsidRPr="004B4AEC" w:rsidRDefault="000F6598">
      <w:pPr>
        <w:rPr>
          <w:sz w:val="22"/>
          <w:szCs w:val="22"/>
        </w:rPr>
      </w:pPr>
      <w:r w:rsidRPr="004B4AEC">
        <w:rPr>
          <w:sz w:val="22"/>
          <w:szCs w:val="22"/>
          <w:lang w:eastAsia="fr-FR"/>
        </w:rPr>
        <w:t>La langue officielle de l’accord-cadre est le français. Seuls les documents rédigés en français font foi conformément à</w:t>
      </w:r>
      <w:r w:rsidR="00750839" w:rsidRPr="004B4AEC">
        <w:rPr>
          <w:sz w:val="22"/>
          <w:szCs w:val="22"/>
        </w:rPr>
        <w:t xml:space="preserve"> la loi n° 94-665 du 4 août 1994 modifiée relative à l'emploi de la langue française, ainsi que celles de la circulaire du premier ministre du 6 mars 1997 relative à l'emploi du français dans les systèmes d'information et de communication des administrations </w:t>
      </w:r>
      <w:r w:rsidRPr="004B4AEC">
        <w:rPr>
          <w:sz w:val="22"/>
          <w:szCs w:val="22"/>
        </w:rPr>
        <w:t>et établissements publics de l'E</w:t>
      </w:r>
      <w:r w:rsidR="00750839" w:rsidRPr="004B4AEC">
        <w:rPr>
          <w:sz w:val="22"/>
          <w:szCs w:val="22"/>
        </w:rPr>
        <w:t>tat</w:t>
      </w:r>
      <w:r w:rsidRPr="004B4AEC">
        <w:rPr>
          <w:sz w:val="22"/>
          <w:szCs w:val="22"/>
        </w:rPr>
        <w:t>.</w:t>
      </w:r>
    </w:p>
    <w:p w14:paraId="1F1EF30A" w14:textId="77777777" w:rsidR="000F6598" w:rsidRPr="004B4AEC" w:rsidRDefault="000F6598">
      <w:pPr>
        <w:pStyle w:val="TITRE2"/>
        <w:ind w:left="851"/>
        <w:rPr>
          <w:sz w:val="22"/>
          <w:szCs w:val="22"/>
        </w:rPr>
      </w:pPr>
      <w:bookmarkStart w:id="35" w:name="_Toc126923782"/>
      <w:bookmarkStart w:id="36" w:name="_Toc131170872"/>
      <w:r w:rsidRPr="004B4AEC">
        <w:rPr>
          <w:sz w:val="22"/>
          <w:szCs w:val="22"/>
        </w:rPr>
        <w:t>Visite des lieux</w:t>
      </w:r>
      <w:bookmarkEnd w:id="35"/>
      <w:bookmarkEnd w:id="36"/>
    </w:p>
    <w:p w14:paraId="2D3AA8FE" w14:textId="052BD82B" w:rsidR="004E47A0" w:rsidRPr="004B4AEC" w:rsidRDefault="000F6598">
      <w:pPr>
        <w:rPr>
          <w:sz w:val="22"/>
          <w:szCs w:val="22"/>
        </w:rPr>
      </w:pPr>
      <w:r w:rsidRPr="004B4AEC">
        <w:rPr>
          <w:sz w:val="22"/>
          <w:szCs w:val="22"/>
        </w:rPr>
        <w:t>Aucune visite n’est prévue au titre de cette consultation.</w:t>
      </w:r>
    </w:p>
    <w:p w14:paraId="45F3BBFB" w14:textId="51FBD2A2" w:rsidR="00750839" w:rsidRPr="004B4AEC" w:rsidRDefault="00750839">
      <w:pPr>
        <w:pStyle w:val="TITRE2"/>
        <w:ind w:left="851"/>
        <w:rPr>
          <w:sz w:val="22"/>
          <w:szCs w:val="22"/>
        </w:rPr>
      </w:pPr>
      <w:bookmarkStart w:id="37" w:name="_Toc126923781"/>
      <w:bookmarkStart w:id="38" w:name="_Toc131170873"/>
      <w:r w:rsidRPr="004B4AEC">
        <w:rPr>
          <w:sz w:val="22"/>
          <w:szCs w:val="22"/>
        </w:rPr>
        <w:t xml:space="preserve">Date limite de réception des </w:t>
      </w:r>
      <w:bookmarkEnd w:id="37"/>
      <w:r w:rsidR="00303E06" w:rsidRPr="004B4AEC">
        <w:rPr>
          <w:sz w:val="22"/>
          <w:szCs w:val="22"/>
        </w:rPr>
        <w:t>candidatures</w:t>
      </w:r>
      <w:bookmarkEnd w:id="38"/>
    </w:p>
    <w:p w14:paraId="015A182B" w14:textId="590F4B75" w:rsidR="00D9281A" w:rsidRPr="004B4AEC" w:rsidRDefault="00750839">
      <w:pPr>
        <w:rPr>
          <w:sz w:val="22"/>
          <w:szCs w:val="22"/>
        </w:rPr>
      </w:pPr>
      <w:r w:rsidRPr="004B4AEC">
        <w:rPr>
          <w:sz w:val="22"/>
          <w:szCs w:val="22"/>
        </w:rPr>
        <w:t xml:space="preserve">Les dossiers </w:t>
      </w:r>
      <w:r w:rsidR="00FD7A7B" w:rsidRPr="004B4AEC">
        <w:rPr>
          <w:sz w:val="22"/>
          <w:szCs w:val="22"/>
        </w:rPr>
        <w:t xml:space="preserve">de candidature </w:t>
      </w:r>
      <w:r w:rsidRPr="004B4AEC">
        <w:rPr>
          <w:sz w:val="22"/>
          <w:szCs w:val="22"/>
        </w:rPr>
        <w:t>devront parvenir impérativement avant la date indiquée en page de garde du présent règlement de la consultation.</w:t>
      </w:r>
    </w:p>
    <w:p w14:paraId="3ACEAF94" w14:textId="77777777" w:rsidR="00B858AC" w:rsidRPr="004B4AEC" w:rsidRDefault="00B858AC">
      <w:pPr>
        <w:rPr>
          <w:sz w:val="22"/>
          <w:szCs w:val="22"/>
        </w:rPr>
      </w:pPr>
    </w:p>
    <w:p w14:paraId="3C720142" w14:textId="77777777" w:rsidR="00750839" w:rsidRPr="004B4AEC" w:rsidRDefault="00750839">
      <w:pPr>
        <w:pStyle w:val="TITRE2"/>
        <w:ind w:left="851"/>
        <w:rPr>
          <w:sz w:val="22"/>
          <w:szCs w:val="22"/>
        </w:rPr>
      </w:pPr>
      <w:bookmarkStart w:id="39" w:name="_Toc126923783"/>
      <w:bookmarkStart w:id="40" w:name="_Toc131170874"/>
      <w:r w:rsidRPr="004B4AEC">
        <w:rPr>
          <w:sz w:val="22"/>
          <w:szCs w:val="22"/>
        </w:rPr>
        <w:t>Délai de validité des offres</w:t>
      </w:r>
      <w:bookmarkEnd w:id="39"/>
      <w:bookmarkEnd w:id="40"/>
    </w:p>
    <w:p w14:paraId="74D2FDC5" w14:textId="5F7C7E19" w:rsidR="00750839" w:rsidRPr="004B4AEC" w:rsidRDefault="00750839">
      <w:pPr>
        <w:rPr>
          <w:b/>
          <w:bCs/>
          <w:sz w:val="22"/>
          <w:szCs w:val="22"/>
        </w:rPr>
      </w:pPr>
      <w:r w:rsidRPr="004B4AEC">
        <w:rPr>
          <w:sz w:val="22"/>
          <w:szCs w:val="22"/>
        </w:rPr>
        <w:t>Le délai d</w:t>
      </w:r>
      <w:r w:rsidR="000F6598" w:rsidRPr="004B4AEC">
        <w:rPr>
          <w:sz w:val="22"/>
          <w:szCs w:val="22"/>
        </w:rPr>
        <w:t xml:space="preserve">e validité des offres est de </w:t>
      </w:r>
      <w:r w:rsidR="00002D8C" w:rsidRPr="004B4AEC">
        <w:rPr>
          <w:sz w:val="22"/>
          <w:szCs w:val="22"/>
        </w:rPr>
        <w:t>180 jours</w:t>
      </w:r>
      <w:r w:rsidRPr="004B4AEC">
        <w:rPr>
          <w:sz w:val="22"/>
          <w:szCs w:val="22"/>
        </w:rPr>
        <w:t xml:space="preserve"> à compter de la date limite de remise des offres. </w:t>
      </w:r>
    </w:p>
    <w:p w14:paraId="5D5E72AA" w14:textId="0055CDDB" w:rsidR="00750839" w:rsidRPr="004B4AEC" w:rsidRDefault="00D84B73">
      <w:pPr>
        <w:pStyle w:val="Titre1"/>
        <w:ind w:left="0" w:firstLine="567"/>
        <w:rPr>
          <w:rFonts w:eastAsia="Calibri"/>
          <w:sz w:val="22"/>
          <w:szCs w:val="22"/>
        </w:rPr>
      </w:pPr>
      <w:bookmarkStart w:id="41" w:name="_Toc126923785"/>
      <w:bookmarkStart w:id="42" w:name="_Toc131170875"/>
      <w:r w:rsidRPr="004B4AEC">
        <w:rPr>
          <w:sz w:val="22"/>
          <w:szCs w:val="22"/>
        </w:rPr>
        <w:t>MODALITE DE TELECHARGEMENT DU DOSSIER DE LA CONSULTATION</w:t>
      </w:r>
      <w:bookmarkEnd w:id="41"/>
      <w:bookmarkEnd w:id="42"/>
    </w:p>
    <w:p w14:paraId="0B61C697" w14:textId="26C737AE" w:rsidR="00750839" w:rsidRPr="004B4AEC" w:rsidRDefault="00750839">
      <w:pPr>
        <w:rPr>
          <w:sz w:val="22"/>
          <w:szCs w:val="22"/>
        </w:rPr>
      </w:pPr>
      <w:r w:rsidRPr="004B4AEC">
        <w:rPr>
          <w:sz w:val="22"/>
          <w:szCs w:val="22"/>
        </w:rPr>
        <w:t xml:space="preserve">L’opérateur économique doit télécharger les documents de la consultation </w:t>
      </w:r>
      <w:r w:rsidR="00002D8C" w:rsidRPr="004B4AEC">
        <w:rPr>
          <w:sz w:val="22"/>
          <w:szCs w:val="22"/>
        </w:rPr>
        <w:t>r</w:t>
      </w:r>
      <w:r w:rsidRPr="004B4AEC">
        <w:rPr>
          <w:rFonts w:cs="Marianne"/>
          <w:sz w:val="22"/>
          <w:szCs w:val="22"/>
        </w:rPr>
        <w:t>é</w:t>
      </w:r>
      <w:r w:rsidRPr="004B4AEC">
        <w:rPr>
          <w:sz w:val="22"/>
          <w:szCs w:val="22"/>
        </w:rPr>
        <w:t>f</w:t>
      </w:r>
      <w:r w:rsidRPr="004B4AEC">
        <w:rPr>
          <w:rFonts w:cs="Marianne"/>
          <w:sz w:val="22"/>
          <w:szCs w:val="22"/>
        </w:rPr>
        <w:t>é</w:t>
      </w:r>
      <w:r w:rsidRPr="004B4AEC">
        <w:rPr>
          <w:sz w:val="22"/>
          <w:szCs w:val="22"/>
        </w:rPr>
        <w:t>rence</w:t>
      </w:r>
      <w:r w:rsidRPr="004B4AEC">
        <w:rPr>
          <w:rFonts w:cs="Calibri"/>
          <w:sz w:val="22"/>
          <w:szCs w:val="22"/>
        </w:rPr>
        <w:t> </w:t>
      </w:r>
      <w:r w:rsidRPr="004B4AEC">
        <w:rPr>
          <w:sz w:val="22"/>
          <w:szCs w:val="22"/>
        </w:rPr>
        <w:t xml:space="preserve">:  </w:t>
      </w:r>
      <w:r w:rsidR="00002D8C" w:rsidRPr="004B4AEC">
        <w:rPr>
          <w:sz w:val="22"/>
          <w:szCs w:val="22"/>
        </w:rPr>
        <w:t>«</w:t>
      </w:r>
      <w:r w:rsidR="00002D8C" w:rsidRPr="004B4AEC">
        <w:rPr>
          <w:rFonts w:cs="Calibri"/>
          <w:sz w:val="22"/>
          <w:szCs w:val="22"/>
        </w:rPr>
        <w:t> </w:t>
      </w:r>
      <w:r w:rsidR="006E0398" w:rsidRPr="004B4AEC">
        <w:rPr>
          <w:sz w:val="22"/>
          <w:szCs w:val="22"/>
        </w:rPr>
        <w:t xml:space="preserve">DAF_2023_000945 </w:t>
      </w:r>
      <w:r w:rsidRPr="004B4AEC">
        <w:rPr>
          <w:sz w:val="22"/>
          <w:szCs w:val="22"/>
        </w:rPr>
        <w:t xml:space="preserve">» sur la </w:t>
      </w:r>
      <w:r w:rsidR="00A03988" w:rsidRPr="004B4AEC">
        <w:rPr>
          <w:sz w:val="22"/>
          <w:szCs w:val="22"/>
        </w:rPr>
        <w:t>PL</w:t>
      </w:r>
      <w:r w:rsidRPr="004B4AEC">
        <w:rPr>
          <w:sz w:val="22"/>
          <w:szCs w:val="22"/>
        </w:rPr>
        <w:t xml:space="preserve">ate-forme des </w:t>
      </w:r>
      <w:r w:rsidR="00A03988" w:rsidRPr="004B4AEC">
        <w:rPr>
          <w:sz w:val="22"/>
          <w:szCs w:val="22"/>
        </w:rPr>
        <w:t>A</w:t>
      </w:r>
      <w:r w:rsidRPr="004B4AEC">
        <w:rPr>
          <w:sz w:val="22"/>
          <w:szCs w:val="22"/>
        </w:rPr>
        <w:t>chats de l'Etat (PLACE)</w:t>
      </w:r>
      <w:r w:rsidRPr="004B4AEC">
        <w:rPr>
          <w:rFonts w:cs="Calibri"/>
          <w:sz w:val="22"/>
          <w:szCs w:val="22"/>
        </w:rPr>
        <w:t> </w:t>
      </w:r>
      <w:r w:rsidRPr="004B4AEC">
        <w:rPr>
          <w:sz w:val="22"/>
          <w:szCs w:val="22"/>
        </w:rPr>
        <w:t xml:space="preserve">: </w:t>
      </w:r>
      <w:hyperlink r:id="rId19" w:history="1">
        <w:r w:rsidRPr="004B4AEC">
          <w:rPr>
            <w:color w:val="0000FF"/>
            <w:sz w:val="22"/>
            <w:szCs w:val="22"/>
            <w:u w:val="single"/>
          </w:rPr>
          <w:t>www.marches-publics.gouv.fr</w:t>
        </w:r>
      </w:hyperlink>
      <w:r w:rsidRPr="004B4AEC">
        <w:rPr>
          <w:sz w:val="22"/>
          <w:szCs w:val="22"/>
        </w:rPr>
        <w:t xml:space="preserve">. </w:t>
      </w:r>
    </w:p>
    <w:p w14:paraId="410C58BC" w14:textId="77777777" w:rsidR="00750839" w:rsidRPr="004B4AEC" w:rsidRDefault="00750839" w:rsidP="00245649">
      <w:pPr>
        <w:rPr>
          <w:sz w:val="22"/>
          <w:szCs w:val="22"/>
        </w:rPr>
      </w:pPr>
    </w:p>
    <w:p w14:paraId="11B501E3" w14:textId="7FD7CC22" w:rsidR="00750839" w:rsidRPr="004B4AEC" w:rsidRDefault="00750839">
      <w:pPr>
        <w:rPr>
          <w:sz w:val="22"/>
          <w:szCs w:val="22"/>
        </w:rPr>
      </w:pPr>
      <w:r w:rsidRPr="004B4AEC">
        <w:rPr>
          <w:sz w:val="22"/>
          <w:szCs w:val="22"/>
        </w:rPr>
        <w:t xml:space="preserve">L’opérateur économique est libre de s’identifier ou non lorsqu’il retire le dossier de consultation </w:t>
      </w:r>
      <w:r w:rsidR="002852EE" w:rsidRPr="004B4AEC">
        <w:rPr>
          <w:sz w:val="22"/>
          <w:szCs w:val="22"/>
        </w:rPr>
        <w:t>(DC</w:t>
      </w:r>
      <w:r w:rsidRPr="004B4AEC">
        <w:rPr>
          <w:sz w:val="22"/>
          <w:szCs w:val="22"/>
        </w:rPr>
        <w:t>) sur la plate-forme. Son identification (adresse électronique) lui permet d’être tenu informé automatiquement via la plate-forme des modifications et des précisions éventuellement apportées au RC. Dans le cas contraire, il ne recevra aucune information.</w:t>
      </w:r>
    </w:p>
    <w:p w14:paraId="2D80DC6E" w14:textId="6A17525D" w:rsidR="00334F43" w:rsidRPr="004B4AEC" w:rsidRDefault="00D84B73">
      <w:pPr>
        <w:pStyle w:val="Titre1"/>
        <w:ind w:hanging="27"/>
        <w:rPr>
          <w:sz w:val="22"/>
          <w:szCs w:val="22"/>
        </w:rPr>
      </w:pPr>
      <w:bookmarkStart w:id="43" w:name="_Toc126923814"/>
      <w:bookmarkStart w:id="44" w:name="_Toc131170876"/>
      <w:r w:rsidRPr="004B4AEC">
        <w:rPr>
          <w:sz w:val="22"/>
          <w:szCs w:val="22"/>
        </w:rPr>
        <w:t>QUESTIONS/REPONSES ET RENSEIGNEMENTS COMPLEMENTAIRES</w:t>
      </w:r>
      <w:bookmarkEnd w:id="43"/>
      <w:bookmarkEnd w:id="44"/>
    </w:p>
    <w:p w14:paraId="439530CB" w14:textId="5CD8CE77" w:rsidR="00334F43" w:rsidRPr="004B4AEC" w:rsidRDefault="00334F43">
      <w:pPr>
        <w:rPr>
          <w:sz w:val="22"/>
          <w:szCs w:val="22"/>
        </w:rPr>
      </w:pPr>
      <w:r w:rsidRPr="004B4AEC">
        <w:rPr>
          <w:sz w:val="22"/>
          <w:szCs w:val="22"/>
        </w:rPr>
        <w:t xml:space="preserve">Des modifications de détail peuvent être apportées aux documents de la consultation au plus tard six (6) jours calendaires avant la date limite de remise des </w:t>
      </w:r>
      <w:r w:rsidR="00303E06" w:rsidRPr="004B4AEC">
        <w:rPr>
          <w:sz w:val="22"/>
          <w:szCs w:val="22"/>
        </w:rPr>
        <w:t>candidatures</w:t>
      </w:r>
      <w:r w:rsidRPr="004B4AEC">
        <w:rPr>
          <w:sz w:val="22"/>
          <w:szCs w:val="22"/>
        </w:rPr>
        <w:t>.</w:t>
      </w:r>
    </w:p>
    <w:p w14:paraId="4D7DA480" w14:textId="77777777" w:rsidR="00334F43" w:rsidRPr="004B4AEC" w:rsidRDefault="00334F43" w:rsidP="00334F43">
      <w:pPr>
        <w:rPr>
          <w:sz w:val="22"/>
          <w:szCs w:val="22"/>
        </w:rPr>
      </w:pPr>
    </w:p>
    <w:p w14:paraId="2E94EC7F" w14:textId="6B8EC1B9" w:rsidR="00D84B73" w:rsidRPr="004B4AEC" w:rsidRDefault="00334F43">
      <w:pPr>
        <w:rPr>
          <w:sz w:val="22"/>
          <w:szCs w:val="22"/>
        </w:rPr>
      </w:pPr>
      <w:r w:rsidRPr="004B4AEC">
        <w:rPr>
          <w:sz w:val="22"/>
          <w:szCs w:val="22"/>
        </w:rPr>
        <w:t xml:space="preserve">À cette fin, les opérateurs économiques feront donc parvenir leurs éventuelles questions sur la plate-forme des achats de l'Etat (PLACE) : </w:t>
      </w:r>
      <w:hyperlink r:id="rId20" w:history="1">
        <w:r w:rsidRPr="004B4AEC">
          <w:rPr>
            <w:rStyle w:val="Lienhypertexte"/>
            <w:sz w:val="22"/>
            <w:szCs w:val="22"/>
          </w:rPr>
          <w:t>http://www.marches-publics.gouv.fr</w:t>
        </w:r>
      </w:hyperlink>
      <w:r w:rsidRPr="004B4AEC">
        <w:rPr>
          <w:color w:val="0000FF"/>
          <w:sz w:val="22"/>
          <w:szCs w:val="22"/>
        </w:rPr>
        <w:t xml:space="preserve"> , </w:t>
      </w:r>
      <w:r w:rsidRPr="004B4AEC">
        <w:rPr>
          <w:sz w:val="22"/>
          <w:szCs w:val="22"/>
        </w:rPr>
        <w:t xml:space="preserve">au plus </w:t>
      </w:r>
      <w:commentRangeStart w:id="45"/>
      <w:r w:rsidRPr="004B4AEC">
        <w:rPr>
          <w:sz w:val="22"/>
          <w:szCs w:val="22"/>
        </w:rPr>
        <w:t xml:space="preserve">tard </w:t>
      </w:r>
      <w:r w:rsidR="004834BB" w:rsidRPr="004B4AEC">
        <w:rPr>
          <w:sz w:val="22"/>
          <w:szCs w:val="22"/>
        </w:rPr>
        <w:t>quatre</w:t>
      </w:r>
      <w:r w:rsidRPr="004B4AEC">
        <w:rPr>
          <w:sz w:val="22"/>
          <w:szCs w:val="22"/>
        </w:rPr>
        <w:t xml:space="preserve"> (</w:t>
      </w:r>
      <w:r w:rsidR="004834BB" w:rsidRPr="004B4AEC">
        <w:rPr>
          <w:sz w:val="22"/>
          <w:szCs w:val="22"/>
        </w:rPr>
        <w:t>4</w:t>
      </w:r>
      <w:r w:rsidRPr="004B4AEC">
        <w:rPr>
          <w:sz w:val="22"/>
          <w:szCs w:val="22"/>
        </w:rPr>
        <w:t xml:space="preserve">) jours calendaires </w:t>
      </w:r>
      <w:r w:rsidR="00D84B73" w:rsidRPr="004B4AEC">
        <w:rPr>
          <w:sz w:val="22"/>
          <w:szCs w:val="22"/>
        </w:rPr>
        <w:t>avant</w:t>
      </w:r>
      <w:r w:rsidR="00D84B73" w:rsidRPr="004B4AEC">
        <w:rPr>
          <w:rFonts w:cs="Calibri"/>
          <w:sz w:val="22"/>
          <w:szCs w:val="22"/>
        </w:rPr>
        <w:t> </w:t>
      </w:r>
      <w:commentRangeEnd w:id="45"/>
      <w:r w:rsidR="004834BB" w:rsidRPr="004B4AEC">
        <w:rPr>
          <w:rStyle w:val="Marquedecommentaire"/>
          <w:sz w:val="22"/>
          <w:szCs w:val="22"/>
          <w:lang w:eastAsia="fr-FR"/>
        </w:rPr>
        <w:commentReference w:id="45"/>
      </w:r>
      <w:r w:rsidR="00D84B73" w:rsidRPr="004B4AEC">
        <w:rPr>
          <w:sz w:val="22"/>
          <w:szCs w:val="22"/>
        </w:rPr>
        <w:t xml:space="preserve">: </w:t>
      </w:r>
    </w:p>
    <w:p w14:paraId="63B7766F" w14:textId="42A3CA74" w:rsidR="00D84B73" w:rsidRPr="004B4AEC" w:rsidRDefault="00334F43" w:rsidP="0067508A">
      <w:pPr>
        <w:pStyle w:val="Paragraphedeliste"/>
        <w:numPr>
          <w:ilvl w:val="0"/>
          <w:numId w:val="14"/>
        </w:numPr>
        <w:rPr>
          <w:sz w:val="22"/>
          <w:szCs w:val="22"/>
        </w:rPr>
      </w:pPr>
      <w:proofErr w:type="gramStart"/>
      <w:r w:rsidRPr="004B4AEC">
        <w:rPr>
          <w:sz w:val="22"/>
          <w:szCs w:val="22"/>
        </w:rPr>
        <w:t>la</w:t>
      </w:r>
      <w:proofErr w:type="gramEnd"/>
      <w:r w:rsidRPr="004B4AEC">
        <w:rPr>
          <w:sz w:val="22"/>
          <w:szCs w:val="22"/>
        </w:rPr>
        <w:t xml:space="preserve"> date limite de remise des </w:t>
      </w:r>
      <w:r w:rsidR="00FD7A7B" w:rsidRPr="004B4AEC">
        <w:rPr>
          <w:sz w:val="22"/>
          <w:szCs w:val="22"/>
        </w:rPr>
        <w:t>candidatures</w:t>
      </w:r>
      <w:r w:rsidR="00D84B73" w:rsidRPr="004B4AEC">
        <w:rPr>
          <w:sz w:val="22"/>
          <w:szCs w:val="22"/>
        </w:rPr>
        <w:t xml:space="preserve"> indiquée en page de garde du présent règlement de consultation</w:t>
      </w:r>
    </w:p>
    <w:p w14:paraId="6802EF9B" w14:textId="77777777" w:rsidR="00D84B73" w:rsidRPr="004B4AEC" w:rsidRDefault="00D84B73" w:rsidP="0067508A">
      <w:pPr>
        <w:pStyle w:val="Paragraphedeliste"/>
        <w:numPr>
          <w:ilvl w:val="0"/>
          <w:numId w:val="14"/>
        </w:numPr>
        <w:rPr>
          <w:sz w:val="22"/>
          <w:szCs w:val="22"/>
        </w:rPr>
      </w:pPr>
      <w:proofErr w:type="gramStart"/>
      <w:r w:rsidRPr="004B4AEC">
        <w:rPr>
          <w:sz w:val="22"/>
          <w:szCs w:val="22"/>
        </w:rPr>
        <w:t>la</w:t>
      </w:r>
      <w:proofErr w:type="gramEnd"/>
      <w:r w:rsidRPr="004B4AEC">
        <w:rPr>
          <w:sz w:val="22"/>
          <w:szCs w:val="22"/>
        </w:rPr>
        <w:t xml:space="preserve"> date de réception des offres qui sera précisée dans la lettre d’invitation de remise d’une offre.</w:t>
      </w:r>
    </w:p>
    <w:p w14:paraId="681CAAA6" w14:textId="209A97D6" w:rsidR="00334F43" w:rsidRPr="004B4AEC" w:rsidRDefault="00334F43" w:rsidP="00503E33">
      <w:pPr>
        <w:pStyle w:val="Paragraphedeliste"/>
        <w:ind w:left="720"/>
        <w:rPr>
          <w:sz w:val="22"/>
          <w:szCs w:val="22"/>
        </w:rPr>
      </w:pPr>
    </w:p>
    <w:p w14:paraId="2ECB8E94" w14:textId="3D54ED0B" w:rsidR="00334F43" w:rsidRPr="004B4AEC" w:rsidRDefault="00334F43">
      <w:pPr>
        <w:rPr>
          <w:sz w:val="22"/>
          <w:szCs w:val="22"/>
        </w:rPr>
      </w:pPr>
      <w:r w:rsidRPr="004B4AEC">
        <w:rPr>
          <w:sz w:val="22"/>
          <w:szCs w:val="22"/>
        </w:rPr>
        <w:t xml:space="preserve">Il est à noter que le </w:t>
      </w:r>
      <w:r w:rsidR="00D84B73" w:rsidRPr="004B4AEC">
        <w:rPr>
          <w:sz w:val="22"/>
          <w:szCs w:val="22"/>
        </w:rPr>
        <w:t>C</w:t>
      </w:r>
      <w:r w:rsidRPr="004B4AEC">
        <w:rPr>
          <w:sz w:val="22"/>
          <w:szCs w:val="22"/>
        </w:rPr>
        <w:t>entre national de production d’infrastructure de la défense portera à la connaissance de tous les candidats ayant retiré un dossier de consultation des entreprises les éléments de réponse fournis</w:t>
      </w:r>
      <w:r w:rsidR="00CA227F" w:rsidRPr="004B4AEC">
        <w:rPr>
          <w:sz w:val="22"/>
          <w:szCs w:val="22"/>
        </w:rPr>
        <w:t xml:space="preserve"> dès lors que ceux-ci ne vont pas à l’encontre de la protection du secret industriel et commercial. Dans le cas contraire, la réponse sera portée à la seule connaissance de l’opérateur économique à l’origine de la question</w:t>
      </w:r>
      <w:r w:rsidRPr="004B4AEC">
        <w:rPr>
          <w:sz w:val="22"/>
          <w:szCs w:val="22"/>
        </w:rPr>
        <w:t>.</w:t>
      </w:r>
    </w:p>
    <w:p w14:paraId="727D18BC" w14:textId="77777777" w:rsidR="00D84B73" w:rsidRPr="004B4AEC" w:rsidRDefault="00D84B73" w:rsidP="00334F43">
      <w:pPr>
        <w:rPr>
          <w:sz w:val="22"/>
          <w:szCs w:val="22"/>
        </w:rPr>
      </w:pPr>
    </w:p>
    <w:p w14:paraId="1E851808" w14:textId="197A495C" w:rsidR="00334F43" w:rsidRPr="004B4AEC" w:rsidRDefault="00334F43">
      <w:pPr>
        <w:rPr>
          <w:sz w:val="22"/>
          <w:szCs w:val="22"/>
        </w:rPr>
      </w:pPr>
      <w:r w:rsidRPr="004B4AEC">
        <w:rPr>
          <w:sz w:val="22"/>
          <w:szCs w:val="22"/>
        </w:rPr>
        <w:t>Les modifications ne pourront être communiquées qu'aux opérateurs économiques dûment identifiés lors du retrait du dossier.</w:t>
      </w:r>
      <w:r w:rsidR="00D84B73" w:rsidRPr="004B4AEC">
        <w:rPr>
          <w:sz w:val="22"/>
          <w:szCs w:val="22"/>
        </w:rPr>
        <w:t xml:space="preserve"> </w:t>
      </w:r>
      <w:r w:rsidRPr="004B4AEC">
        <w:rPr>
          <w:sz w:val="22"/>
          <w:szCs w:val="22"/>
        </w:rPr>
        <w:t>Les candidats/soumissionnaires devront répondre sur la base du dernier dossier modifié.</w:t>
      </w:r>
    </w:p>
    <w:p w14:paraId="0B3380C7" w14:textId="77777777" w:rsidR="00D84B73" w:rsidRPr="004B4AEC" w:rsidRDefault="00D84B73" w:rsidP="00334F43">
      <w:pPr>
        <w:rPr>
          <w:sz w:val="22"/>
          <w:szCs w:val="22"/>
        </w:rPr>
      </w:pPr>
    </w:p>
    <w:p w14:paraId="72F7A233" w14:textId="6CB87A35" w:rsidR="00334F43" w:rsidRPr="004B4AEC" w:rsidRDefault="00334F43">
      <w:pPr>
        <w:rPr>
          <w:b/>
          <w:sz w:val="22"/>
          <w:szCs w:val="22"/>
        </w:rPr>
      </w:pPr>
      <w:r w:rsidRPr="004B4AEC">
        <w:rPr>
          <w:sz w:val="22"/>
          <w:szCs w:val="22"/>
        </w:rPr>
        <w:t>Dans le cas où un candidat/soumissionnaire aurait remis une offre avant les modifications, il pourra en remettre une nouvelle sur la base du dernier dossier modifié, avant la date et heure limites de dépôt des offres.</w:t>
      </w:r>
      <w:r w:rsidR="003118E2" w:rsidRPr="004B4AEC">
        <w:rPr>
          <w:sz w:val="22"/>
          <w:szCs w:val="22"/>
        </w:rPr>
        <w:t xml:space="preserve"> </w:t>
      </w:r>
      <w:r w:rsidR="003118E2" w:rsidRPr="004B4AEC">
        <w:rPr>
          <w:b/>
          <w:sz w:val="22"/>
          <w:szCs w:val="22"/>
        </w:rPr>
        <w:t>Seul le dernier pli déposé est pris en compte par l’acheteur.</w:t>
      </w:r>
    </w:p>
    <w:p w14:paraId="4904F632" w14:textId="77777777" w:rsidR="00D84B73" w:rsidRPr="004B4AEC" w:rsidRDefault="00D84B73" w:rsidP="00334F43">
      <w:pPr>
        <w:rPr>
          <w:sz w:val="22"/>
          <w:szCs w:val="22"/>
        </w:rPr>
      </w:pPr>
    </w:p>
    <w:p w14:paraId="211680AE" w14:textId="77777777" w:rsidR="00334F43" w:rsidRPr="004B4AEC" w:rsidRDefault="00334F43">
      <w:pPr>
        <w:rPr>
          <w:sz w:val="22"/>
          <w:szCs w:val="22"/>
        </w:rPr>
      </w:pPr>
      <w:r w:rsidRPr="004B4AEC">
        <w:rPr>
          <w:sz w:val="22"/>
          <w:szCs w:val="22"/>
        </w:rPr>
        <w:t>Dans l'hypothèse où la date de remise des offres initialement fixée ne permet pas la modification ou la transmission des offres dans le délai imparti, cette date sera reportée par l'acheteur. Les candidats/soumissionnaires identifiés sont informés du report de la date limite de remise des plis.</w:t>
      </w:r>
    </w:p>
    <w:p w14:paraId="712DD200" w14:textId="50FEC7B8" w:rsidR="00334F43" w:rsidRPr="004B4AEC" w:rsidRDefault="00D84B73">
      <w:pPr>
        <w:pStyle w:val="Titre1"/>
        <w:ind w:hanging="27"/>
        <w:rPr>
          <w:sz w:val="22"/>
          <w:szCs w:val="22"/>
        </w:rPr>
      </w:pPr>
      <w:bookmarkStart w:id="46" w:name="_Toc131170877"/>
      <w:r w:rsidRPr="004B4AEC">
        <w:rPr>
          <w:sz w:val="22"/>
          <w:szCs w:val="22"/>
        </w:rPr>
        <w:t>CONDITION D’ENVOI ET DE REMISE DES PLIS – PHASE CANDIDATURE</w:t>
      </w:r>
      <w:bookmarkEnd w:id="46"/>
    </w:p>
    <w:p w14:paraId="5861F124" w14:textId="7EF8D5A8" w:rsidR="00594792" w:rsidRPr="004B4AEC" w:rsidRDefault="00594792" w:rsidP="00594792">
      <w:pPr>
        <w:pStyle w:val="Paragraphedeliste"/>
        <w:numPr>
          <w:ilvl w:val="0"/>
          <w:numId w:val="5"/>
        </w:numPr>
        <w:spacing w:before="240" w:after="240"/>
        <w:rPr>
          <w:b/>
          <w:vanish/>
          <w:sz w:val="22"/>
          <w:szCs w:val="22"/>
        </w:rPr>
      </w:pPr>
    </w:p>
    <w:p w14:paraId="2950829D" w14:textId="77777777" w:rsidR="00594792" w:rsidRPr="004B4AEC" w:rsidRDefault="00594792" w:rsidP="00594792">
      <w:pPr>
        <w:pStyle w:val="Paragraphedeliste"/>
        <w:numPr>
          <w:ilvl w:val="0"/>
          <w:numId w:val="5"/>
        </w:numPr>
        <w:spacing w:before="240" w:after="240"/>
        <w:rPr>
          <w:b/>
          <w:vanish/>
          <w:sz w:val="22"/>
          <w:szCs w:val="22"/>
        </w:rPr>
      </w:pPr>
    </w:p>
    <w:p w14:paraId="2BDB8344" w14:textId="1DF5F671" w:rsidR="00334F43" w:rsidRPr="004B4AEC" w:rsidRDefault="00334F43" w:rsidP="00E9386B">
      <w:pPr>
        <w:pStyle w:val="TITRE2"/>
        <w:ind w:left="851"/>
        <w:rPr>
          <w:sz w:val="22"/>
          <w:szCs w:val="22"/>
        </w:rPr>
      </w:pPr>
      <w:bookmarkStart w:id="47" w:name="_Toc126923802"/>
      <w:bookmarkStart w:id="48" w:name="_Toc131170878"/>
      <w:r w:rsidRPr="004B4AEC">
        <w:rPr>
          <w:sz w:val="22"/>
          <w:szCs w:val="22"/>
        </w:rPr>
        <w:t>Date et heure limites de réception des plis</w:t>
      </w:r>
      <w:bookmarkEnd w:id="47"/>
      <w:bookmarkEnd w:id="48"/>
    </w:p>
    <w:p w14:paraId="1F4787EB" w14:textId="752A1D87" w:rsidR="00334F43" w:rsidRPr="004B4AEC" w:rsidRDefault="00334F43">
      <w:pPr>
        <w:rPr>
          <w:sz w:val="22"/>
          <w:szCs w:val="22"/>
        </w:rPr>
      </w:pPr>
      <w:r w:rsidRPr="004B4AEC">
        <w:rPr>
          <w:sz w:val="22"/>
          <w:szCs w:val="22"/>
        </w:rPr>
        <w:t>La date et l’heure limite de réception des plis sont fixées en première page du présent règlement de consultation</w:t>
      </w:r>
      <w:r w:rsidR="00FA6834" w:rsidRPr="004B4AEC">
        <w:rPr>
          <w:sz w:val="22"/>
          <w:szCs w:val="22"/>
        </w:rPr>
        <w:t>.</w:t>
      </w:r>
    </w:p>
    <w:p w14:paraId="16360F66" w14:textId="77777777" w:rsidR="00334F43" w:rsidRPr="004B4AEC" w:rsidRDefault="00334F43">
      <w:pPr>
        <w:pStyle w:val="TITRE2"/>
        <w:ind w:left="851"/>
        <w:rPr>
          <w:sz w:val="22"/>
          <w:szCs w:val="22"/>
        </w:rPr>
      </w:pPr>
      <w:r w:rsidRPr="004B4AEC">
        <w:rPr>
          <w:sz w:val="22"/>
          <w:szCs w:val="22"/>
        </w:rPr>
        <w:t xml:space="preserve"> </w:t>
      </w:r>
      <w:bookmarkStart w:id="49" w:name="_Toc126923803"/>
      <w:bookmarkStart w:id="50" w:name="_Toc131170879"/>
      <w:r w:rsidRPr="004B4AEC">
        <w:rPr>
          <w:sz w:val="22"/>
          <w:szCs w:val="22"/>
        </w:rPr>
        <w:t>Conditions de transmission des plis</w:t>
      </w:r>
      <w:bookmarkEnd w:id="49"/>
      <w:bookmarkEnd w:id="50"/>
    </w:p>
    <w:p w14:paraId="2A65D5F8" w14:textId="506BF5C4" w:rsidR="00334F43" w:rsidRPr="004B4AEC" w:rsidRDefault="00334F43">
      <w:pPr>
        <w:rPr>
          <w:sz w:val="22"/>
          <w:szCs w:val="22"/>
        </w:rPr>
      </w:pPr>
      <w:r w:rsidRPr="004B4AEC">
        <w:rPr>
          <w:sz w:val="22"/>
          <w:szCs w:val="22"/>
        </w:rPr>
        <w:t xml:space="preserve">Le dépôt électronique des plis s'effectue exclusivement sur le site (PLACE) : </w:t>
      </w:r>
      <w:hyperlink r:id="rId21" w:history="1">
        <w:r w:rsidRPr="004B4AEC">
          <w:rPr>
            <w:rStyle w:val="Lienhypertexte"/>
            <w:sz w:val="22"/>
            <w:szCs w:val="22"/>
          </w:rPr>
          <w:t>https://www.marchespublics.gouv.fr</w:t>
        </w:r>
      </w:hyperlink>
    </w:p>
    <w:p w14:paraId="58C03552" w14:textId="77777777" w:rsidR="00594792" w:rsidRPr="004B4AEC" w:rsidRDefault="00594792" w:rsidP="00334F43">
      <w:pPr>
        <w:rPr>
          <w:sz w:val="22"/>
          <w:szCs w:val="22"/>
        </w:rPr>
      </w:pPr>
    </w:p>
    <w:p w14:paraId="1FCE65FC" w14:textId="6EFA0465" w:rsidR="00334F43" w:rsidRPr="004B4AEC" w:rsidRDefault="00334F43">
      <w:pPr>
        <w:rPr>
          <w:sz w:val="22"/>
          <w:szCs w:val="22"/>
        </w:rPr>
      </w:pPr>
      <w:r w:rsidRPr="004B4AEC">
        <w:rPr>
          <w:sz w:val="22"/>
          <w:szCs w:val="22"/>
        </w:rPr>
        <w:t xml:space="preserve">Les opérateurs économiques trouveront sur le site </w:t>
      </w:r>
      <w:hyperlink r:id="rId22" w:history="1">
        <w:r w:rsidRPr="004B4AEC">
          <w:rPr>
            <w:rStyle w:val="Lienhypertexte"/>
            <w:sz w:val="22"/>
            <w:szCs w:val="22"/>
          </w:rPr>
          <w:t>www.marches-publics.gouv.fr</w:t>
        </w:r>
      </w:hyperlink>
      <w:r w:rsidRPr="004B4AEC">
        <w:rPr>
          <w:sz w:val="22"/>
          <w:szCs w:val="22"/>
        </w:rPr>
        <w:t xml:space="preserve"> un «guide utilisateur» téléchargeable qui précise les conditions d'utilisations de la plate-forme des achats de l'État, notamment les </w:t>
      </w:r>
      <w:r w:rsidR="00B70044" w:rsidRPr="004B4AEC">
        <w:rPr>
          <w:sz w:val="22"/>
          <w:szCs w:val="22"/>
        </w:rPr>
        <w:t>prérequis</w:t>
      </w:r>
      <w:r w:rsidRPr="004B4AEC">
        <w:rPr>
          <w:sz w:val="22"/>
          <w:szCs w:val="22"/>
        </w:rPr>
        <w:t xml:space="preserve"> techniques et certificats électroniques nécessaires au dépôt d'une offre dématérialisée.</w:t>
      </w:r>
    </w:p>
    <w:p w14:paraId="4C2B34AF" w14:textId="42D159AD" w:rsidR="00334F43" w:rsidRPr="004B4AEC" w:rsidRDefault="00334F43">
      <w:pPr>
        <w:rPr>
          <w:sz w:val="22"/>
          <w:szCs w:val="22"/>
        </w:rPr>
      </w:pPr>
      <w:r w:rsidRPr="004B4AEC">
        <w:rPr>
          <w:sz w:val="22"/>
          <w:szCs w:val="22"/>
        </w:rPr>
        <w:t>Les frais d'accès au réseau et de recours à la signature électronique sont</w:t>
      </w:r>
      <w:r w:rsidR="00000CB4" w:rsidRPr="004B4AEC">
        <w:rPr>
          <w:sz w:val="22"/>
          <w:szCs w:val="22"/>
        </w:rPr>
        <w:t xml:space="preserve"> à la charge de chaque candidat</w:t>
      </w:r>
      <w:r w:rsidRPr="004B4AEC">
        <w:rPr>
          <w:sz w:val="22"/>
          <w:szCs w:val="22"/>
        </w:rPr>
        <w:t>.</w:t>
      </w:r>
    </w:p>
    <w:p w14:paraId="47394F1B" w14:textId="738AD316" w:rsidR="00334F43" w:rsidRPr="004B4AEC" w:rsidRDefault="00334F43">
      <w:pPr>
        <w:rPr>
          <w:sz w:val="22"/>
          <w:szCs w:val="22"/>
        </w:rPr>
      </w:pPr>
      <w:r w:rsidRPr="004B4AEC">
        <w:rPr>
          <w:sz w:val="22"/>
          <w:szCs w:val="22"/>
        </w:rPr>
        <w:t>Les hypothétiques candidats sont invités à tester la configuration de leur poste de travail et répondre à une consultation test, afin de s'assurer du bon fonctionnement de l'environnement informatique. Ils disposent sur le site d'une aide qui expose le mode opératoire relatif au dépôt des plis électroniques.</w:t>
      </w:r>
    </w:p>
    <w:p w14:paraId="7C9CA5FB" w14:textId="77777777" w:rsidR="00334F43" w:rsidRPr="004B4AEC" w:rsidRDefault="00334F43" w:rsidP="0067508A">
      <w:pPr>
        <w:pStyle w:val="Titre3"/>
        <w:keepNext w:val="0"/>
        <w:numPr>
          <w:ilvl w:val="0"/>
          <w:numId w:val="7"/>
        </w:numPr>
        <w:spacing w:after="120"/>
        <w:rPr>
          <w:sz w:val="22"/>
          <w:szCs w:val="22"/>
        </w:rPr>
      </w:pPr>
      <w:bookmarkStart w:id="51" w:name="_Toc131170880"/>
      <w:r w:rsidRPr="004B4AEC">
        <w:rPr>
          <w:sz w:val="22"/>
          <w:szCs w:val="22"/>
        </w:rPr>
        <w:t>Présentation des dossiers et format des fichiers</w:t>
      </w:r>
      <w:bookmarkEnd w:id="51"/>
    </w:p>
    <w:p w14:paraId="209892F5" w14:textId="77777777" w:rsidR="00334F43" w:rsidRPr="004B4AEC" w:rsidRDefault="00334F43">
      <w:pPr>
        <w:rPr>
          <w:sz w:val="22"/>
          <w:szCs w:val="22"/>
        </w:rPr>
      </w:pPr>
      <w:r w:rsidRPr="004B4AEC">
        <w:rPr>
          <w:sz w:val="22"/>
          <w:szCs w:val="22"/>
        </w:rPr>
        <w:t>Les formats acceptés sont les suivants : .</w:t>
      </w:r>
      <w:proofErr w:type="spellStart"/>
      <w:r w:rsidRPr="004B4AEC">
        <w:rPr>
          <w:sz w:val="22"/>
          <w:szCs w:val="22"/>
        </w:rPr>
        <w:t>pdf</w:t>
      </w:r>
      <w:proofErr w:type="spellEnd"/>
      <w:r w:rsidRPr="004B4AEC">
        <w:rPr>
          <w:sz w:val="22"/>
          <w:szCs w:val="22"/>
        </w:rPr>
        <w:t>, .doc, .</w:t>
      </w:r>
      <w:proofErr w:type="spellStart"/>
      <w:r w:rsidRPr="004B4AEC">
        <w:rPr>
          <w:sz w:val="22"/>
          <w:szCs w:val="22"/>
        </w:rPr>
        <w:t>xls</w:t>
      </w:r>
      <w:proofErr w:type="spellEnd"/>
      <w:r w:rsidRPr="004B4AEC">
        <w:rPr>
          <w:sz w:val="22"/>
          <w:szCs w:val="22"/>
        </w:rPr>
        <w:t>, .</w:t>
      </w:r>
      <w:proofErr w:type="spellStart"/>
      <w:r w:rsidRPr="004B4AEC">
        <w:rPr>
          <w:sz w:val="22"/>
          <w:szCs w:val="22"/>
        </w:rPr>
        <w:t>ppt</w:t>
      </w:r>
      <w:proofErr w:type="spellEnd"/>
      <w:proofErr w:type="gramStart"/>
      <w:r w:rsidRPr="004B4AEC">
        <w:rPr>
          <w:sz w:val="22"/>
          <w:szCs w:val="22"/>
        </w:rPr>
        <w:t>, .</w:t>
      </w:r>
      <w:proofErr w:type="spellStart"/>
      <w:r w:rsidRPr="004B4AEC">
        <w:rPr>
          <w:sz w:val="22"/>
          <w:szCs w:val="22"/>
        </w:rPr>
        <w:t>odt</w:t>
      </w:r>
      <w:proofErr w:type="spellEnd"/>
      <w:proofErr w:type="gramEnd"/>
      <w:r w:rsidRPr="004B4AEC">
        <w:rPr>
          <w:sz w:val="22"/>
          <w:szCs w:val="22"/>
        </w:rPr>
        <w:t xml:space="preserve"> , .</w:t>
      </w:r>
      <w:proofErr w:type="spellStart"/>
      <w:r w:rsidRPr="004B4AEC">
        <w:rPr>
          <w:sz w:val="22"/>
          <w:szCs w:val="22"/>
        </w:rPr>
        <w:t>ods</w:t>
      </w:r>
      <w:proofErr w:type="spellEnd"/>
      <w:r w:rsidRPr="004B4AEC">
        <w:rPr>
          <w:sz w:val="22"/>
          <w:szCs w:val="22"/>
        </w:rPr>
        <w:t>, .</w:t>
      </w:r>
      <w:proofErr w:type="spellStart"/>
      <w:r w:rsidRPr="004B4AEC">
        <w:rPr>
          <w:sz w:val="22"/>
          <w:szCs w:val="22"/>
        </w:rPr>
        <w:t>odp</w:t>
      </w:r>
      <w:proofErr w:type="spellEnd"/>
      <w:r w:rsidRPr="004B4AEC">
        <w:rPr>
          <w:sz w:val="22"/>
          <w:szCs w:val="22"/>
        </w:rPr>
        <w:t xml:space="preserve">, ainsi que les formats d'image </w:t>
      </w:r>
      <w:proofErr w:type="spellStart"/>
      <w:r w:rsidRPr="004B4AEC">
        <w:rPr>
          <w:sz w:val="22"/>
          <w:szCs w:val="22"/>
        </w:rPr>
        <w:t>jpg</w:t>
      </w:r>
      <w:proofErr w:type="spellEnd"/>
      <w:r w:rsidRPr="004B4AEC">
        <w:rPr>
          <w:sz w:val="22"/>
          <w:szCs w:val="22"/>
        </w:rPr>
        <w:t xml:space="preserve">, </w:t>
      </w:r>
      <w:proofErr w:type="spellStart"/>
      <w:r w:rsidRPr="004B4AEC">
        <w:rPr>
          <w:sz w:val="22"/>
          <w:szCs w:val="22"/>
        </w:rPr>
        <w:t>png</w:t>
      </w:r>
      <w:proofErr w:type="spellEnd"/>
      <w:r w:rsidRPr="004B4AEC">
        <w:rPr>
          <w:sz w:val="22"/>
          <w:szCs w:val="22"/>
        </w:rPr>
        <w:t xml:space="preserve"> et de documents html.</w:t>
      </w:r>
    </w:p>
    <w:p w14:paraId="184A95C0" w14:textId="77777777" w:rsidR="00334F43" w:rsidRPr="004B4AEC" w:rsidRDefault="00334F43">
      <w:pPr>
        <w:rPr>
          <w:sz w:val="22"/>
          <w:szCs w:val="22"/>
        </w:rPr>
      </w:pPr>
      <w:r w:rsidRPr="004B4AEC">
        <w:rPr>
          <w:sz w:val="22"/>
          <w:szCs w:val="22"/>
        </w:rPr>
        <w:t>Le candidat ne doit pas utiliser de code actif dans sa réponse, tels que :</w:t>
      </w:r>
    </w:p>
    <w:p w14:paraId="005FAAF0" w14:textId="77777777" w:rsidR="00334F43" w:rsidRPr="004B4AEC" w:rsidRDefault="00334F43" w:rsidP="0067508A">
      <w:pPr>
        <w:pStyle w:val="Paragraphedeliste"/>
        <w:numPr>
          <w:ilvl w:val="0"/>
          <w:numId w:val="8"/>
        </w:numPr>
        <w:rPr>
          <w:sz w:val="22"/>
          <w:szCs w:val="22"/>
        </w:rPr>
      </w:pPr>
      <w:r w:rsidRPr="004B4AEC">
        <w:rPr>
          <w:sz w:val="22"/>
          <w:szCs w:val="22"/>
        </w:rPr>
        <w:t>Formats exécutables, .</w:t>
      </w:r>
      <w:proofErr w:type="spellStart"/>
      <w:r w:rsidRPr="004B4AEC">
        <w:rPr>
          <w:sz w:val="22"/>
          <w:szCs w:val="22"/>
        </w:rPr>
        <w:t>exe</w:t>
      </w:r>
      <w:proofErr w:type="spellEnd"/>
      <w:r w:rsidRPr="004B4AEC">
        <w:rPr>
          <w:sz w:val="22"/>
          <w:szCs w:val="22"/>
        </w:rPr>
        <w:t>, .com, .</w:t>
      </w:r>
      <w:proofErr w:type="spellStart"/>
      <w:r w:rsidRPr="004B4AEC">
        <w:rPr>
          <w:sz w:val="22"/>
          <w:szCs w:val="22"/>
        </w:rPr>
        <w:t>scr</w:t>
      </w:r>
      <w:proofErr w:type="spellEnd"/>
      <w:r w:rsidRPr="004B4AEC">
        <w:rPr>
          <w:sz w:val="22"/>
          <w:szCs w:val="22"/>
        </w:rPr>
        <w:t>, etc. ;</w:t>
      </w:r>
    </w:p>
    <w:p w14:paraId="712D77E6" w14:textId="77777777" w:rsidR="00334F43" w:rsidRPr="004B4AEC" w:rsidRDefault="00334F43" w:rsidP="0067508A">
      <w:pPr>
        <w:pStyle w:val="Paragraphedeliste"/>
        <w:numPr>
          <w:ilvl w:val="0"/>
          <w:numId w:val="8"/>
        </w:numPr>
        <w:rPr>
          <w:sz w:val="22"/>
          <w:szCs w:val="22"/>
        </w:rPr>
      </w:pPr>
      <w:r w:rsidRPr="004B4AEC">
        <w:rPr>
          <w:sz w:val="22"/>
          <w:szCs w:val="22"/>
        </w:rPr>
        <w:t>Macros ;</w:t>
      </w:r>
    </w:p>
    <w:p w14:paraId="785DB407" w14:textId="2BFB9FC4" w:rsidR="00334F43" w:rsidRPr="004B4AEC" w:rsidRDefault="00334F43" w:rsidP="0067508A">
      <w:pPr>
        <w:pStyle w:val="Paragraphedeliste"/>
        <w:numPr>
          <w:ilvl w:val="0"/>
          <w:numId w:val="8"/>
        </w:numPr>
        <w:rPr>
          <w:sz w:val="22"/>
          <w:szCs w:val="22"/>
        </w:rPr>
      </w:pPr>
      <w:r w:rsidRPr="004B4AEC">
        <w:rPr>
          <w:sz w:val="22"/>
          <w:szCs w:val="22"/>
        </w:rPr>
        <w:t>ActiveX, Applets, scripts, etc.</w:t>
      </w:r>
    </w:p>
    <w:p w14:paraId="3DD07A56" w14:textId="77777777" w:rsidR="00334F43" w:rsidRPr="004B4AEC" w:rsidRDefault="00334F43" w:rsidP="0067508A">
      <w:pPr>
        <w:pStyle w:val="Titre3"/>
        <w:keepNext w:val="0"/>
        <w:numPr>
          <w:ilvl w:val="0"/>
          <w:numId w:val="7"/>
        </w:numPr>
        <w:spacing w:after="120"/>
        <w:rPr>
          <w:sz w:val="22"/>
          <w:szCs w:val="22"/>
        </w:rPr>
      </w:pPr>
      <w:bookmarkStart w:id="52" w:name="_Toc131170881"/>
      <w:r w:rsidRPr="004B4AEC">
        <w:rPr>
          <w:sz w:val="22"/>
          <w:szCs w:val="22"/>
        </w:rPr>
        <w:t>Horodatage</w:t>
      </w:r>
      <w:bookmarkEnd w:id="52"/>
    </w:p>
    <w:p w14:paraId="01F21095" w14:textId="5382489D" w:rsidR="00334F43" w:rsidRPr="004B4AEC" w:rsidRDefault="00334F43">
      <w:pPr>
        <w:rPr>
          <w:sz w:val="22"/>
          <w:szCs w:val="22"/>
        </w:rPr>
      </w:pPr>
      <w:r w:rsidRPr="004B4AEC">
        <w:rPr>
          <w:sz w:val="22"/>
          <w:szCs w:val="22"/>
        </w:rPr>
        <w:t>Les plis transmis par voie électronique sont horodatés. Tout dossier dont le dépôt se termine après la date et l'heure limite est considéré comme hors délai et donc éliminé conformément à l’article. 2152-2 du code de la commande publique.</w:t>
      </w:r>
    </w:p>
    <w:p w14:paraId="4828A1AD" w14:textId="77777777" w:rsidR="00E9386B" w:rsidRPr="004B4AEC" w:rsidRDefault="00E9386B">
      <w:pPr>
        <w:rPr>
          <w:sz w:val="22"/>
          <w:szCs w:val="22"/>
        </w:rPr>
      </w:pPr>
    </w:p>
    <w:p w14:paraId="59302B2D" w14:textId="7DF98363" w:rsidR="00334F43" w:rsidRPr="004B4AEC" w:rsidRDefault="00334F43">
      <w:pPr>
        <w:rPr>
          <w:sz w:val="22"/>
          <w:szCs w:val="22"/>
        </w:rPr>
      </w:pPr>
      <w:r w:rsidRPr="004B4AEC">
        <w:rPr>
          <w:sz w:val="22"/>
          <w:szCs w:val="22"/>
        </w:rPr>
        <w:t>En cas d'indisponibilité de la plate-forme empêchant la remise des plis dans les délais fixés par la consultation, la date et l'heure de remise des offres peuvent être modifiées.</w:t>
      </w:r>
    </w:p>
    <w:p w14:paraId="68325C28" w14:textId="77777777" w:rsidR="00E9386B" w:rsidRPr="004B4AEC" w:rsidRDefault="00E9386B">
      <w:pPr>
        <w:rPr>
          <w:sz w:val="22"/>
          <w:szCs w:val="22"/>
        </w:rPr>
      </w:pPr>
    </w:p>
    <w:p w14:paraId="27F54A12" w14:textId="77777777" w:rsidR="00334F43" w:rsidRPr="004B4AEC" w:rsidRDefault="00334F43" w:rsidP="0067508A">
      <w:pPr>
        <w:pStyle w:val="Titre3"/>
        <w:keepNext w:val="0"/>
        <w:numPr>
          <w:ilvl w:val="0"/>
          <w:numId w:val="7"/>
        </w:numPr>
        <w:spacing w:after="120"/>
        <w:rPr>
          <w:b/>
          <w:bCs/>
          <w:sz w:val="22"/>
          <w:szCs w:val="22"/>
        </w:rPr>
      </w:pPr>
      <w:bookmarkStart w:id="53" w:name="_Toc131170882"/>
      <w:r w:rsidRPr="004B4AEC">
        <w:rPr>
          <w:sz w:val="22"/>
          <w:szCs w:val="22"/>
        </w:rPr>
        <w:t>Copie de sauvegarde</w:t>
      </w:r>
      <w:bookmarkEnd w:id="53"/>
    </w:p>
    <w:p w14:paraId="2CC3C2A3" w14:textId="43E1E8CC" w:rsidR="00334F43" w:rsidRPr="004B4AEC" w:rsidRDefault="00334F43" w:rsidP="00334F43">
      <w:pPr>
        <w:rPr>
          <w:sz w:val="22"/>
          <w:szCs w:val="22"/>
        </w:rPr>
      </w:pPr>
      <w:r w:rsidRPr="004B4AEC">
        <w:rPr>
          <w:sz w:val="22"/>
          <w:szCs w:val="22"/>
        </w:rPr>
        <w:t>Les candidats qui effectuent à la fois une transmission électronique et, à titre de copie de sauvegarde, une transmission sur support physique numérique</w:t>
      </w:r>
      <w:r w:rsidR="003118E2" w:rsidRPr="004B4AEC">
        <w:rPr>
          <w:sz w:val="22"/>
          <w:szCs w:val="22"/>
        </w:rPr>
        <w:t>,</w:t>
      </w:r>
      <w:r w:rsidRPr="004B4AEC">
        <w:rPr>
          <w:sz w:val="22"/>
          <w:szCs w:val="22"/>
        </w:rPr>
        <w:t xml:space="preserve"> </w:t>
      </w:r>
      <w:proofErr w:type="gramStart"/>
      <w:r w:rsidRPr="004B4AEC">
        <w:rPr>
          <w:sz w:val="22"/>
          <w:szCs w:val="22"/>
        </w:rPr>
        <w:t>doivent</w:t>
      </w:r>
      <w:proofErr w:type="gramEnd"/>
      <w:r w:rsidRPr="004B4AEC">
        <w:rPr>
          <w:sz w:val="22"/>
          <w:szCs w:val="22"/>
        </w:rPr>
        <w:t xml:space="preserve"> faire parvenir cette copie avant la date limite de remise des plis.</w:t>
      </w:r>
    </w:p>
    <w:p w14:paraId="38D8B289" w14:textId="77777777" w:rsidR="00594792" w:rsidRPr="004B4AEC" w:rsidRDefault="00594792" w:rsidP="00594792">
      <w:pPr>
        <w:jc w:val="center"/>
        <w:rPr>
          <w:b/>
          <w:sz w:val="22"/>
          <w:szCs w:val="22"/>
        </w:rPr>
      </w:pPr>
    </w:p>
    <w:p w14:paraId="4D820272" w14:textId="30F344FB" w:rsidR="00334F43" w:rsidRPr="004B4AEC" w:rsidRDefault="00334F43">
      <w:pPr>
        <w:rPr>
          <w:sz w:val="22"/>
          <w:szCs w:val="22"/>
        </w:rPr>
      </w:pPr>
      <w:r w:rsidRPr="004B4AEC">
        <w:rPr>
          <w:sz w:val="22"/>
          <w:szCs w:val="22"/>
        </w:rPr>
        <w:t xml:space="preserve">La copie de sauvegarde ne peut être ouverte que dans les cas prévus à l'article </w:t>
      </w:r>
      <w:r w:rsidR="00DF3726" w:rsidRPr="004B4AEC">
        <w:rPr>
          <w:sz w:val="22"/>
          <w:szCs w:val="22"/>
        </w:rPr>
        <w:t xml:space="preserve">2.II </w:t>
      </w:r>
      <w:r w:rsidRPr="004B4AEC">
        <w:rPr>
          <w:sz w:val="22"/>
          <w:szCs w:val="22"/>
        </w:rPr>
        <w:t xml:space="preserve">de l'arrêté du </w:t>
      </w:r>
      <w:r w:rsidR="00DF3726" w:rsidRPr="004B4AEC">
        <w:rPr>
          <w:sz w:val="22"/>
          <w:szCs w:val="22"/>
        </w:rPr>
        <w:t>22 mars 2019 fixant les modalités de mise à disposition des documents de la consultation et de la copie de sauvegarde</w:t>
      </w:r>
      <w:r w:rsidRPr="004B4AEC">
        <w:rPr>
          <w:sz w:val="22"/>
          <w:szCs w:val="22"/>
        </w:rPr>
        <w:t>.</w:t>
      </w:r>
    </w:p>
    <w:p w14:paraId="0FA4AF67" w14:textId="77777777" w:rsidR="00334F43" w:rsidRPr="004B4AEC" w:rsidRDefault="00334F43">
      <w:pPr>
        <w:rPr>
          <w:sz w:val="22"/>
          <w:szCs w:val="22"/>
        </w:rPr>
      </w:pPr>
      <w:r w:rsidRPr="004B4AEC">
        <w:rPr>
          <w:sz w:val="22"/>
          <w:szCs w:val="22"/>
        </w:rPr>
        <w:t>Le candidat qui envoie ou dépose sa copie de sauvegarde en main propre contre récépissé, le fait aux adresses suivantes :</w:t>
      </w:r>
    </w:p>
    <w:p w14:paraId="3BE9A9AE" w14:textId="77777777" w:rsidR="00334F43" w:rsidRPr="004B4AEC" w:rsidRDefault="00334F43">
      <w:pPr>
        <w:rPr>
          <w:sz w:val="22"/>
          <w:szCs w:val="22"/>
        </w:rPr>
      </w:pPr>
      <w:r w:rsidRPr="004B4AEC">
        <w:rPr>
          <w:sz w:val="22"/>
          <w:szCs w:val="22"/>
          <w:u w:val="single"/>
        </w:rPr>
        <w:t>Dépôt de la copie de sauvegarde :</w:t>
      </w:r>
      <w:r w:rsidRPr="004B4AEC">
        <w:rPr>
          <w:sz w:val="22"/>
          <w:szCs w:val="22"/>
        </w:rPr>
        <w:t xml:space="preserve"> du lundi au jeudi : de 09 h 00 à 12 h 00 et de 14 h 00 à 17 h 00 et le vendredi : de 9 h 00 à12 h 00 et de 13 h 00 à 16 h 00.</w:t>
      </w:r>
    </w:p>
    <w:p w14:paraId="0E1F58F2" w14:textId="77777777" w:rsidR="00334F43" w:rsidRPr="004B4AEC" w:rsidRDefault="00334F43" w:rsidP="00334F43">
      <w:pPr>
        <w:ind w:right="566"/>
        <w:rPr>
          <w:sz w:val="22"/>
          <w:szCs w:val="22"/>
        </w:rPr>
      </w:pPr>
    </w:p>
    <w:p w14:paraId="6FF89573" w14:textId="77777777" w:rsidR="00D406BC" w:rsidRPr="004B4AEC" w:rsidRDefault="00D406BC">
      <w:pPr>
        <w:rPr>
          <w:sz w:val="22"/>
          <w:szCs w:val="22"/>
        </w:rPr>
      </w:pPr>
      <w:r w:rsidRPr="004B4AEC">
        <w:rPr>
          <w:sz w:val="22"/>
          <w:szCs w:val="22"/>
        </w:rPr>
        <w:t>Cette copie de sauvegarde doit être placée dans un pli cacheté comportant les mentions suivantes :</w:t>
      </w:r>
    </w:p>
    <w:p w14:paraId="2600A006" w14:textId="77777777" w:rsidR="00334F43" w:rsidRPr="004B4AEC" w:rsidRDefault="00334F43" w:rsidP="00334F43">
      <w:pPr>
        <w:rPr>
          <w:b/>
          <w:sz w:val="22"/>
          <w:szCs w:val="22"/>
        </w:rPr>
      </w:pPr>
    </w:p>
    <w:p w14:paraId="0107D083" w14:textId="77777777" w:rsidR="00334F43" w:rsidRPr="004B4AEC" w:rsidRDefault="00334F43">
      <w:pPr>
        <w:jc w:val="center"/>
        <w:rPr>
          <w:b/>
          <w:bCs/>
          <w:sz w:val="22"/>
          <w:szCs w:val="22"/>
        </w:rPr>
      </w:pPr>
      <w:r w:rsidRPr="004B4AEC">
        <w:rPr>
          <w:b/>
          <w:bCs/>
          <w:sz w:val="22"/>
          <w:szCs w:val="22"/>
        </w:rPr>
        <w:t>Le nom de l'entreprise candidate/soumissionnaire</w:t>
      </w:r>
    </w:p>
    <w:p w14:paraId="23D6EC43" w14:textId="0A3BFA7E" w:rsidR="00334F43" w:rsidRPr="004B4AEC" w:rsidRDefault="00334F43">
      <w:pPr>
        <w:jc w:val="center"/>
        <w:rPr>
          <w:b/>
          <w:bCs/>
          <w:sz w:val="22"/>
          <w:szCs w:val="22"/>
        </w:rPr>
      </w:pPr>
      <w:r w:rsidRPr="004B4AEC">
        <w:rPr>
          <w:b/>
          <w:bCs/>
          <w:sz w:val="22"/>
          <w:szCs w:val="22"/>
        </w:rPr>
        <w:t xml:space="preserve">" </w:t>
      </w:r>
      <w:r w:rsidR="00677524" w:rsidRPr="004B4AEC">
        <w:rPr>
          <w:b/>
          <w:bCs/>
          <w:sz w:val="22"/>
          <w:szCs w:val="22"/>
        </w:rPr>
        <w:t>Prestations de services relatives aux sites et sols pollués (SSP) dans le cadre d’opérations domaniales et/ou d’infrastructure.</w:t>
      </w:r>
      <w:r w:rsidRPr="004B4AEC">
        <w:rPr>
          <w:b/>
          <w:bCs/>
          <w:sz w:val="22"/>
          <w:szCs w:val="22"/>
        </w:rPr>
        <w:t>"</w:t>
      </w:r>
    </w:p>
    <w:p w14:paraId="07328270" w14:textId="77777777" w:rsidR="00334F43" w:rsidRPr="004B4AEC" w:rsidRDefault="00334F43">
      <w:pPr>
        <w:jc w:val="center"/>
        <w:rPr>
          <w:b/>
          <w:bCs/>
          <w:sz w:val="22"/>
          <w:szCs w:val="22"/>
        </w:rPr>
      </w:pPr>
      <w:r w:rsidRPr="004B4AEC">
        <w:rPr>
          <w:b/>
          <w:bCs/>
          <w:sz w:val="22"/>
          <w:szCs w:val="22"/>
        </w:rPr>
        <w:t>"Ne pas ouvrir avant la séance d’ouverture des plis"</w:t>
      </w:r>
    </w:p>
    <w:p w14:paraId="37C2B53A" w14:textId="77777777" w:rsidR="00334F43" w:rsidRPr="004B4AEC" w:rsidRDefault="00334F43">
      <w:pPr>
        <w:jc w:val="center"/>
        <w:rPr>
          <w:b/>
          <w:bCs/>
          <w:sz w:val="22"/>
          <w:szCs w:val="22"/>
        </w:rPr>
      </w:pPr>
      <w:r w:rsidRPr="004B4AEC">
        <w:rPr>
          <w:b/>
          <w:bCs/>
          <w:sz w:val="22"/>
          <w:szCs w:val="22"/>
        </w:rPr>
        <w:t>"Copie de sauvegarde"</w:t>
      </w:r>
    </w:p>
    <w:p w14:paraId="43AF4C8C" w14:textId="77777777" w:rsidR="00334F43" w:rsidRPr="004B4AEC" w:rsidRDefault="00334F43" w:rsidP="00334F43">
      <w:pPr>
        <w:jc w:val="center"/>
        <w:rPr>
          <w:b/>
          <w:sz w:val="22"/>
          <w:szCs w:val="22"/>
        </w:rPr>
      </w:pPr>
    </w:p>
    <w:p w14:paraId="37186A2E" w14:textId="77777777" w:rsidR="00334F43" w:rsidRPr="004B4AEC" w:rsidRDefault="00334F43">
      <w:pPr>
        <w:jc w:val="center"/>
        <w:rPr>
          <w:b/>
          <w:bCs/>
          <w:sz w:val="22"/>
          <w:szCs w:val="22"/>
        </w:rPr>
      </w:pPr>
      <w:r w:rsidRPr="004B4AEC">
        <w:rPr>
          <w:b/>
          <w:bCs/>
          <w:sz w:val="22"/>
          <w:szCs w:val="22"/>
        </w:rPr>
        <w:t>DCSID</w:t>
      </w:r>
    </w:p>
    <w:p w14:paraId="3EAE3FF3" w14:textId="77777777" w:rsidR="00334F43" w:rsidRPr="004B4AEC" w:rsidRDefault="00334F43">
      <w:pPr>
        <w:jc w:val="center"/>
        <w:rPr>
          <w:b/>
          <w:bCs/>
          <w:sz w:val="22"/>
          <w:szCs w:val="22"/>
        </w:rPr>
      </w:pPr>
      <w:r w:rsidRPr="004B4AEC">
        <w:rPr>
          <w:b/>
          <w:bCs/>
          <w:sz w:val="22"/>
          <w:szCs w:val="22"/>
        </w:rPr>
        <w:t>Secrétariat central</w:t>
      </w:r>
    </w:p>
    <w:p w14:paraId="3DD833EE" w14:textId="75871C38" w:rsidR="00334F43" w:rsidRPr="004B4AEC" w:rsidRDefault="00334F43">
      <w:pPr>
        <w:jc w:val="center"/>
        <w:rPr>
          <w:b/>
          <w:bCs/>
          <w:sz w:val="22"/>
          <w:szCs w:val="22"/>
        </w:rPr>
      </w:pPr>
      <w:r w:rsidRPr="004B4AEC">
        <w:rPr>
          <w:b/>
          <w:bCs/>
          <w:sz w:val="22"/>
          <w:szCs w:val="22"/>
        </w:rPr>
        <w:t>À l’attention du CNPID/PAM</w:t>
      </w:r>
    </w:p>
    <w:p w14:paraId="2A4D0575" w14:textId="77777777" w:rsidR="00334F43" w:rsidRPr="004B4AEC" w:rsidRDefault="00334F43">
      <w:pPr>
        <w:jc w:val="center"/>
        <w:rPr>
          <w:b/>
          <w:bCs/>
          <w:sz w:val="22"/>
          <w:szCs w:val="22"/>
        </w:rPr>
      </w:pPr>
      <w:r w:rsidRPr="004B4AEC">
        <w:rPr>
          <w:b/>
          <w:bCs/>
          <w:sz w:val="22"/>
          <w:szCs w:val="22"/>
        </w:rPr>
        <w:t>3 rue de l’indépendance américaine</w:t>
      </w:r>
    </w:p>
    <w:p w14:paraId="67D724BB" w14:textId="2490F9A7" w:rsidR="00334F43" w:rsidRPr="004B4AEC" w:rsidRDefault="00334F43">
      <w:pPr>
        <w:jc w:val="center"/>
        <w:rPr>
          <w:b/>
          <w:bCs/>
          <w:sz w:val="22"/>
          <w:szCs w:val="22"/>
        </w:rPr>
      </w:pPr>
      <w:r w:rsidRPr="004B4AEC">
        <w:rPr>
          <w:b/>
          <w:bCs/>
          <w:sz w:val="22"/>
          <w:szCs w:val="22"/>
        </w:rPr>
        <w:t xml:space="preserve">78 </w:t>
      </w:r>
      <w:r w:rsidR="00D406BC" w:rsidRPr="004B4AEC">
        <w:rPr>
          <w:b/>
          <w:bCs/>
          <w:sz w:val="22"/>
          <w:szCs w:val="22"/>
        </w:rPr>
        <w:t xml:space="preserve">013 </w:t>
      </w:r>
      <w:r w:rsidRPr="004B4AEC">
        <w:rPr>
          <w:b/>
          <w:bCs/>
          <w:sz w:val="22"/>
          <w:szCs w:val="22"/>
        </w:rPr>
        <w:t>Versailles CEDEX</w:t>
      </w:r>
    </w:p>
    <w:p w14:paraId="43A901DC" w14:textId="77777777" w:rsidR="00334F43" w:rsidRPr="004B4AEC" w:rsidRDefault="00334F43" w:rsidP="00334F43">
      <w:pPr>
        <w:ind w:left="360" w:right="566"/>
        <w:jc w:val="center"/>
        <w:rPr>
          <w:b/>
          <w:sz w:val="22"/>
          <w:szCs w:val="22"/>
        </w:rPr>
      </w:pPr>
    </w:p>
    <w:p w14:paraId="45B92C4A" w14:textId="6BA41BAB" w:rsidR="00334F43" w:rsidRPr="004B4AEC" w:rsidRDefault="00677524">
      <w:pPr>
        <w:rPr>
          <w:sz w:val="22"/>
          <w:szCs w:val="22"/>
        </w:rPr>
      </w:pPr>
      <w:r w:rsidRPr="004B4AEC">
        <w:rPr>
          <w:sz w:val="22"/>
          <w:szCs w:val="22"/>
        </w:rPr>
        <w:t>Remise</w:t>
      </w:r>
      <w:r w:rsidR="00334F43" w:rsidRPr="004B4AEC">
        <w:rPr>
          <w:sz w:val="22"/>
          <w:szCs w:val="22"/>
        </w:rPr>
        <w:t xml:space="preserve"> contre récépissé au DCSID/DIR/BAA/Secrétariat central (bureau 034, RDC) les jours ouvrés, du lundi au jeudi de 9h00 à 11h30 et de 14h00 à 17h00 – le vendredi de 9h00 à 11h30 à l’adresse indiquée ci-dessus (contacter le 01.30.97.96.50).</w:t>
      </w:r>
    </w:p>
    <w:p w14:paraId="6BE4E4C7" w14:textId="77777777" w:rsidR="00334F43" w:rsidRPr="004B4AEC" w:rsidRDefault="00334F43" w:rsidP="00334F43">
      <w:pPr>
        <w:rPr>
          <w:sz w:val="22"/>
          <w:szCs w:val="22"/>
        </w:rPr>
      </w:pPr>
    </w:p>
    <w:p w14:paraId="47299496" w14:textId="77777777" w:rsidR="00334F43" w:rsidRPr="004B4AEC" w:rsidRDefault="00334F43">
      <w:pPr>
        <w:rPr>
          <w:sz w:val="22"/>
          <w:szCs w:val="22"/>
        </w:rPr>
      </w:pPr>
      <w:r w:rsidRPr="004B4AEC">
        <w:rPr>
          <w:sz w:val="22"/>
          <w:szCs w:val="22"/>
        </w:rPr>
        <w:t>Conformément à l’article R. 2132-11 du code de la commande publique la copie de sauvegarde ne peut être prise en considération que si elle est parvenue à l’acheteur dans le délai prescrit pour le dépôt des offres. Elle ne peut être utilisée que dans les cas prévus à l'article 2 II de l'arrêté du 22 mars 2019 fixant les modalités de mise à disposition des documents de la consultation et de la copie de sauvegarde.</w:t>
      </w:r>
    </w:p>
    <w:p w14:paraId="7E183401" w14:textId="77777777" w:rsidR="00594792" w:rsidRPr="004B4AEC" w:rsidRDefault="00594792" w:rsidP="00334F43">
      <w:pPr>
        <w:ind w:right="566"/>
        <w:rPr>
          <w:bCs/>
          <w:sz w:val="22"/>
          <w:szCs w:val="22"/>
          <w:u w:val="single"/>
        </w:rPr>
      </w:pPr>
    </w:p>
    <w:p w14:paraId="35782DB9" w14:textId="7E2F77E9" w:rsidR="00334F43" w:rsidRPr="004B4AEC" w:rsidRDefault="00334F43">
      <w:pPr>
        <w:ind w:right="566"/>
        <w:rPr>
          <w:sz w:val="22"/>
          <w:szCs w:val="22"/>
          <w:u w:val="single"/>
        </w:rPr>
      </w:pPr>
      <w:r w:rsidRPr="004B4AEC">
        <w:rPr>
          <w:sz w:val="22"/>
          <w:szCs w:val="22"/>
          <w:u w:val="single"/>
        </w:rPr>
        <w:t>Antivirus</w:t>
      </w:r>
    </w:p>
    <w:p w14:paraId="5E7ED39E" w14:textId="77777777" w:rsidR="00334F43" w:rsidRPr="004B4AEC" w:rsidRDefault="00334F43">
      <w:pPr>
        <w:rPr>
          <w:sz w:val="22"/>
          <w:szCs w:val="22"/>
        </w:rPr>
      </w:pPr>
      <w:r w:rsidRPr="004B4AEC">
        <w:rPr>
          <w:sz w:val="22"/>
          <w:szCs w:val="22"/>
        </w:rPr>
        <w:t>Les candidats doivent s'assurer que les fichiers transmis ne comportent pas de virus.</w:t>
      </w:r>
    </w:p>
    <w:p w14:paraId="42894431" w14:textId="77777777" w:rsidR="00334F43" w:rsidRPr="004B4AEC" w:rsidRDefault="00334F43">
      <w:pPr>
        <w:rPr>
          <w:sz w:val="22"/>
          <w:szCs w:val="22"/>
        </w:rPr>
      </w:pPr>
      <w:r w:rsidRPr="004B4AEC">
        <w:rPr>
          <w:sz w:val="22"/>
          <w:szCs w:val="22"/>
        </w:rPr>
        <w:t>La réception de tout fichier contenant un virus entraînera l'irrecevabilité de l'offre. Si un virus est détecté, le pli sera considéré comme n'ayant jamais été reçu et les candidats en sont avertis grâce aux renseignements saisis lors de leur identification.</w:t>
      </w:r>
      <w:bookmarkStart w:id="54" w:name="_Toc126923786"/>
    </w:p>
    <w:p w14:paraId="0FFAE37B" w14:textId="77777777" w:rsidR="00334F43" w:rsidRPr="004B4AEC" w:rsidRDefault="00334F43">
      <w:pPr>
        <w:pStyle w:val="Titre1"/>
        <w:ind w:hanging="27"/>
        <w:rPr>
          <w:sz w:val="22"/>
          <w:szCs w:val="22"/>
        </w:rPr>
      </w:pPr>
      <w:bookmarkStart w:id="55" w:name="_Toc131170883"/>
      <w:bookmarkEnd w:id="54"/>
      <w:r w:rsidRPr="004B4AEC">
        <w:rPr>
          <w:sz w:val="22"/>
          <w:szCs w:val="22"/>
        </w:rPr>
        <w:t>Assistance sur «</w:t>
      </w:r>
      <w:r w:rsidRPr="004B4AEC">
        <w:rPr>
          <w:rFonts w:cs="Calibri"/>
          <w:sz w:val="22"/>
          <w:szCs w:val="22"/>
        </w:rPr>
        <w:t> </w:t>
      </w:r>
      <w:r w:rsidRPr="004B4AEC">
        <w:rPr>
          <w:sz w:val="22"/>
          <w:szCs w:val="22"/>
        </w:rPr>
        <w:t>PLACE</w:t>
      </w:r>
      <w:r w:rsidRPr="004B4AEC">
        <w:rPr>
          <w:rFonts w:cs="Calibri"/>
          <w:sz w:val="22"/>
          <w:szCs w:val="22"/>
        </w:rPr>
        <w:t> </w:t>
      </w:r>
      <w:r w:rsidRPr="004B4AEC">
        <w:rPr>
          <w:rFonts w:cs="Marianne"/>
          <w:sz w:val="22"/>
          <w:szCs w:val="22"/>
        </w:rPr>
        <w:t>»</w:t>
      </w:r>
      <w:bookmarkEnd w:id="55"/>
    </w:p>
    <w:p w14:paraId="26F59411" w14:textId="7EE6BDCB" w:rsidR="00334F43" w:rsidRPr="004B4AEC" w:rsidRDefault="00334F43">
      <w:pPr>
        <w:rPr>
          <w:sz w:val="22"/>
          <w:szCs w:val="22"/>
        </w:rPr>
      </w:pPr>
      <w:r w:rsidRPr="004B4AEC">
        <w:rPr>
          <w:sz w:val="22"/>
          <w:szCs w:val="22"/>
        </w:rPr>
        <w:t>Le candidat doit s'assurer de sa capacité à remettre son offre</w:t>
      </w:r>
      <w:r w:rsidR="00E9386B" w:rsidRPr="004B4AEC">
        <w:rPr>
          <w:sz w:val="22"/>
          <w:szCs w:val="22"/>
        </w:rPr>
        <w:t>.</w:t>
      </w:r>
    </w:p>
    <w:p w14:paraId="363E145D" w14:textId="77777777" w:rsidR="00334F43" w:rsidRPr="004B4AEC" w:rsidRDefault="00334F43" w:rsidP="00334F43">
      <w:pPr>
        <w:rPr>
          <w:color w:val="000000"/>
          <w:sz w:val="22"/>
          <w:szCs w:val="22"/>
        </w:rPr>
      </w:pPr>
      <w:r w:rsidRPr="004B4AEC">
        <w:rPr>
          <w:color w:val="000000"/>
          <w:sz w:val="22"/>
          <w:szCs w:val="22"/>
        </w:rPr>
        <w:t xml:space="preserve">Les paramètres à prendre en compte par le candidat : les capacités techniques de son matériel, le type de raccordement à Internet et le trafic sur le réseau internet qui peuvent considérablement augmenter le délai moyen de téléchargement. </w:t>
      </w:r>
    </w:p>
    <w:p w14:paraId="052C7F99" w14:textId="77777777" w:rsidR="00594792" w:rsidRPr="004B4AEC" w:rsidRDefault="00594792" w:rsidP="00594792">
      <w:pPr>
        <w:pStyle w:val="Paragraphedeliste"/>
        <w:numPr>
          <w:ilvl w:val="0"/>
          <w:numId w:val="5"/>
        </w:numPr>
        <w:spacing w:before="240" w:after="240"/>
        <w:rPr>
          <w:b/>
          <w:vanish/>
          <w:sz w:val="22"/>
          <w:szCs w:val="22"/>
        </w:rPr>
      </w:pPr>
      <w:bookmarkStart w:id="56" w:name="_Toc126923787"/>
    </w:p>
    <w:p w14:paraId="12E91654" w14:textId="2D7F3BF9" w:rsidR="00334F43" w:rsidRPr="004B4AEC" w:rsidRDefault="00334F43">
      <w:pPr>
        <w:pStyle w:val="TITRE2"/>
        <w:ind w:left="851"/>
        <w:rPr>
          <w:sz w:val="22"/>
          <w:szCs w:val="22"/>
        </w:rPr>
      </w:pPr>
      <w:bookmarkStart w:id="57" w:name="_Toc131170884"/>
      <w:r w:rsidRPr="004B4AEC">
        <w:rPr>
          <w:sz w:val="22"/>
          <w:szCs w:val="22"/>
        </w:rPr>
        <w:t>Les frais d’accès</w:t>
      </w:r>
      <w:bookmarkEnd w:id="56"/>
      <w:bookmarkEnd w:id="57"/>
    </w:p>
    <w:p w14:paraId="130A42C0" w14:textId="77777777" w:rsidR="00334F43" w:rsidRPr="004B4AEC" w:rsidRDefault="00334F43">
      <w:pPr>
        <w:rPr>
          <w:sz w:val="22"/>
          <w:szCs w:val="22"/>
        </w:rPr>
      </w:pPr>
      <w:r w:rsidRPr="004B4AEC">
        <w:rPr>
          <w:sz w:val="22"/>
          <w:szCs w:val="22"/>
        </w:rPr>
        <w:t>Les frais d’accès au réseau et à l’obtention d’un certificat de signature électronique sont à la charge de chaque candidat.</w:t>
      </w:r>
    </w:p>
    <w:p w14:paraId="0BAF7600" w14:textId="77777777" w:rsidR="00334F43" w:rsidRPr="004B4AEC" w:rsidRDefault="00334F43">
      <w:pPr>
        <w:pStyle w:val="TITRE2"/>
        <w:ind w:left="851"/>
        <w:rPr>
          <w:sz w:val="22"/>
          <w:szCs w:val="22"/>
        </w:rPr>
      </w:pPr>
      <w:bookmarkStart w:id="58" w:name="_Toc126923788"/>
      <w:bookmarkStart w:id="59" w:name="_Toc131170885"/>
      <w:r w:rsidRPr="004B4AEC">
        <w:rPr>
          <w:sz w:val="22"/>
          <w:szCs w:val="22"/>
        </w:rPr>
        <w:t>La boîte aux lettres du candidat (BAL)</w:t>
      </w:r>
      <w:bookmarkEnd w:id="58"/>
      <w:bookmarkEnd w:id="59"/>
    </w:p>
    <w:p w14:paraId="654EA4F5" w14:textId="122C02C2" w:rsidR="00334F43" w:rsidRPr="004B4AEC" w:rsidRDefault="00334F43">
      <w:pPr>
        <w:rPr>
          <w:sz w:val="22"/>
          <w:szCs w:val="22"/>
        </w:rPr>
      </w:pPr>
      <w:r w:rsidRPr="004B4AEC">
        <w:rPr>
          <w:b/>
          <w:bCs/>
          <w:i/>
          <w:iCs/>
          <w:sz w:val="22"/>
          <w:szCs w:val="22"/>
        </w:rPr>
        <w:t xml:space="preserve">Attention </w:t>
      </w:r>
      <w:r w:rsidRPr="004B4AEC">
        <w:rPr>
          <w:b/>
          <w:bCs/>
          <w:sz w:val="22"/>
          <w:szCs w:val="22"/>
        </w:rPr>
        <w:t xml:space="preserve">: </w:t>
      </w:r>
      <w:r w:rsidRPr="004B4AEC">
        <w:rPr>
          <w:sz w:val="22"/>
          <w:szCs w:val="22"/>
        </w:rPr>
        <w:t>certains serveurs de messagerie présents dans le système informatique des candidats peuvent filtrer des envois venant de la plate-forme. Les candidats doivent être vigilants sur ce point et vérifier également que les alertes de la plate-forme ne sont pas filtrées par le dispositif anti spam de l’entreprise ou redirigées vers les</w:t>
      </w:r>
      <w:r w:rsidR="00677524" w:rsidRPr="004B4AEC">
        <w:rPr>
          <w:sz w:val="22"/>
          <w:szCs w:val="22"/>
        </w:rPr>
        <w:t xml:space="preserve"> «</w:t>
      </w:r>
      <w:r w:rsidR="00677524" w:rsidRPr="004B4AEC">
        <w:rPr>
          <w:i/>
          <w:iCs/>
          <w:sz w:val="22"/>
          <w:szCs w:val="22"/>
        </w:rPr>
        <w:t xml:space="preserve"> courriers</w:t>
      </w:r>
      <w:r w:rsidRPr="004B4AEC">
        <w:rPr>
          <w:i/>
          <w:iCs/>
          <w:sz w:val="22"/>
          <w:szCs w:val="22"/>
        </w:rPr>
        <w:t xml:space="preserve"> </w:t>
      </w:r>
      <w:r w:rsidR="00E9386B" w:rsidRPr="004B4AEC">
        <w:rPr>
          <w:i/>
          <w:iCs/>
          <w:sz w:val="22"/>
          <w:szCs w:val="22"/>
        </w:rPr>
        <w:t>indésirables</w:t>
      </w:r>
      <w:r w:rsidR="00E9386B" w:rsidRPr="004B4AEC">
        <w:rPr>
          <w:sz w:val="22"/>
          <w:szCs w:val="22"/>
        </w:rPr>
        <w:t xml:space="preserve"> »</w:t>
      </w:r>
      <w:r w:rsidRPr="004B4AEC">
        <w:rPr>
          <w:sz w:val="22"/>
          <w:szCs w:val="22"/>
        </w:rPr>
        <w:t>.</w:t>
      </w:r>
    </w:p>
    <w:p w14:paraId="0BD59CCC" w14:textId="77777777" w:rsidR="00E9386B" w:rsidRPr="004B4AEC" w:rsidRDefault="00E9386B">
      <w:pPr>
        <w:rPr>
          <w:sz w:val="22"/>
          <w:szCs w:val="22"/>
        </w:rPr>
      </w:pPr>
    </w:p>
    <w:p w14:paraId="151B255F" w14:textId="77777777" w:rsidR="00334F43" w:rsidRPr="004B4AEC" w:rsidRDefault="00334F43">
      <w:pPr>
        <w:pStyle w:val="TITRE2"/>
        <w:ind w:left="851"/>
        <w:rPr>
          <w:sz w:val="22"/>
          <w:szCs w:val="22"/>
        </w:rPr>
      </w:pPr>
      <w:bookmarkStart w:id="60" w:name="_Toc126923789"/>
      <w:bookmarkStart w:id="61" w:name="_Toc131170886"/>
      <w:r w:rsidRPr="004B4AEC">
        <w:rPr>
          <w:sz w:val="22"/>
          <w:szCs w:val="22"/>
        </w:rPr>
        <w:t>Manuel d’utilisation</w:t>
      </w:r>
      <w:bookmarkEnd w:id="60"/>
      <w:bookmarkEnd w:id="61"/>
    </w:p>
    <w:p w14:paraId="4D75633C" w14:textId="77777777" w:rsidR="00334F43" w:rsidRPr="004B4AEC" w:rsidRDefault="00334F43">
      <w:pPr>
        <w:rPr>
          <w:rFonts w:eastAsia="Calibri"/>
          <w:sz w:val="22"/>
          <w:szCs w:val="22"/>
          <w:lang w:eastAsia="en-US"/>
        </w:rPr>
      </w:pPr>
      <w:r w:rsidRPr="004B4AEC">
        <w:rPr>
          <w:sz w:val="22"/>
          <w:szCs w:val="22"/>
        </w:rPr>
        <w:t xml:space="preserve">Un manuel d’utilisation est disponible sur le site afin de faciliter l’utilisation de la plate-forme. Le soumissionnaire devra se référer aux prérequis techniques et aux conditions générales d’utilisation disponibles sur le site. </w:t>
      </w:r>
    </w:p>
    <w:p w14:paraId="2B6CD7B4" w14:textId="77777777" w:rsidR="00334F43" w:rsidRPr="004B4AEC" w:rsidRDefault="00334F43">
      <w:pPr>
        <w:pStyle w:val="TITRE2"/>
        <w:ind w:left="851"/>
        <w:rPr>
          <w:rFonts w:eastAsia="Calibri"/>
          <w:sz w:val="22"/>
          <w:szCs w:val="22"/>
          <w:lang w:eastAsia="en-US"/>
        </w:rPr>
      </w:pPr>
      <w:bookmarkStart w:id="62" w:name="_Toc126923790"/>
      <w:bookmarkStart w:id="63" w:name="_Toc131170887"/>
      <w:r w:rsidRPr="004B4AEC">
        <w:rPr>
          <w:sz w:val="22"/>
          <w:szCs w:val="22"/>
        </w:rPr>
        <w:t>Difficultés</w:t>
      </w:r>
      <w:bookmarkEnd w:id="62"/>
      <w:bookmarkEnd w:id="63"/>
    </w:p>
    <w:p w14:paraId="3CB62EA0" w14:textId="79F134CC" w:rsidR="00334F43" w:rsidRPr="004B4AEC" w:rsidRDefault="00334F43">
      <w:pPr>
        <w:rPr>
          <w:sz w:val="22"/>
          <w:szCs w:val="22"/>
        </w:rPr>
      </w:pPr>
      <w:r w:rsidRPr="004B4AEC">
        <w:rPr>
          <w:sz w:val="22"/>
          <w:szCs w:val="22"/>
        </w:rPr>
        <w:t xml:space="preserve">En cas de difficultés sur la </w:t>
      </w:r>
      <w:proofErr w:type="spellStart"/>
      <w:r w:rsidRPr="004B4AEC">
        <w:rPr>
          <w:sz w:val="22"/>
          <w:szCs w:val="22"/>
        </w:rPr>
        <w:t>PLate-forme</w:t>
      </w:r>
      <w:proofErr w:type="spellEnd"/>
      <w:r w:rsidRPr="004B4AEC">
        <w:rPr>
          <w:sz w:val="22"/>
          <w:szCs w:val="22"/>
        </w:rPr>
        <w:t xml:space="preserve"> des </w:t>
      </w:r>
      <w:proofErr w:type="spellStart"/>
      <w:r w:rsidRPr="004B4AEC">
        <w:rPr>
          <w:sz w:val="22"/>
          <w:szCs w:val="22"/>
        </w:rPr>
        <w:t>AChats</w:t>
      </w:r>
      <w:proofErr w:type="spellEnd"/>
      <w:r w:rsidRPr="004B4AEC">
        <w:rPr>
          <w:sz w:val="22"/>
          <w:szCs w:val="22"/>
        </w:rPr>
        <w:t xml:space="preserve"> de l’Etat (PLACE), une assistance est mise à la disposition des entreprises via le lien suivant</w:t>
      </w:r>
      <w:r w:rsidRPr="004B4AEC">
        <w:rPr>
          <w:rFonts w:cs="Calibri"/>
          <w:sz w:val="22"/>
          <w:szCs w:val="22"/>
        </w:rPr>
        <w:t> </w:t>
      </w:r>
      <w:r w:rsidRPr="004B4AEC">
        <w:rPr>
          <w:sz w:val="22"/>
          <w:szCs w:val="22"/>
        </w:rPr>
        <w:t xml:space="preserve">: </w:t>
      </w:r>
      <w:hyperlink r:id="rId23" w:history="1">
        <w:r w:rsidRPr="004B4AEC">
          <w:rPr>
            <w:rStyle w:val="Lienhypertexte"/>
            <w:sz w:val="22"/>
            <w:szCs w:val="22"/>
          </w:rPr>
          <w:t>https://www.marches-publics.gouv.fr/faq/?token=eb84f6c3-780d-4d6b-a99c-1ff3d96ed7a2</w:t>
        </w:r>
      </w:hyperlink>
    </w:p>
    <w:p w14:paraId="40FDDA0C" w14:textId="7706FB79" w:rsidR="00750839" w:rsidRPr="004B4AEC" w:rsidRDefault="00D84B73">
      <w:pPr>
        <w:pStyle w:val="Titre1"/>
        <w:numPr>
          <w:ilvl w:val="0"/>
          <w:numId w:val="0"/>
        </w:numPr>
        <w:rPr>
          <w:sz w:val="22"/>
          <w:szCs w:val="22"/>
        </w:rPr>
      </w:pPr>
      <w:bookmarkStart w:id="64" w:name="_Toc131170888"/>
      <w:r w:rsidRPr="004B4AEC">
        <w:rPr>
          <w:sz w:val="22"/>
          <w:szCs w:val="22"/>
        </w:rPr>
        <w:t>CHAPITRE 2</w:t>
      </w:r>
      <w:r w:rsidRPr="004B4AEC">
        <w:rPr>
          <w:rFonts w:cs="Calibri"/>
          <w:sz w:val="22"/>
          <w:szCs w:val="22"/>
        </w:rPr>
        <w:t> </w:t>
      </w:r>
      <w:r w:rsidRPr="004B4AEC">
        <w:rPr>
          <w:sz w:val="22"/>
          <w:szCs w:val="22"/>
        </w:rPr>
        <w:t>: PHASE CANDIDATURE</w:t>
      </w:r>
      <w:bookmarkEnd w:id="64"/>
      <w:r w:rsidRPr="004B4AEC">
        <w:rPr>
          <w:sz w:val="22"/>
          <w:szCs w:val="22"/>
        </w:rPr>
        <w:t xml:space="preserve"> </w:t>
      </w:r>
    </w:p>
    <w:p w14:paraId="65A2CAA2" w14:textId="7E50B915" w:rsidR="00750839" w:rsidRPr="004B4AEC" w:rsidRDefault="00750839">
      <w:pPr>
        <w:rPr>
          <w:sz w:val="22"/>
          <w:szCs w:val="22"/>
        </w:rPr>
      </w:pPr>
      <w:r w:rsidRPr="004B4AEC">
        <w:rPr>
          <w:sz w:val="22"/>
          <w:szCs w:val="22"/>
        </w:rPr>
        <w:t xml:space="preserve">Le candidat </w:t>
      </w:r>
      <w:r w:rsidR="004C787F" w:rsidRPr="004B4AEC">
        <w:rPr>
          <w:sz w:val="22"/>
          <w:szCs w:val="22"/>
        </w:rPr>
        <w:t>fourni</w:t>
      </w:r>
      <w:r w:rsidR="00D406BC" w:rsidRPr="004B4AEC">
        <w:rPr>
          <w:sz w:val="22"/>
          <w:szCs w:val="22"/>
        </w:rPr>
        <w:t>t</w:t>
      </w:r>
      <w:r w:rsidRPr="004B4AEC">
        <w:rPr>
          <w:sz w:val="22"/>
          <w:szCs w:val="22"/>
        </w:rPr>
        <w:t xml:space="preserve"> à l’</w:t>
      </w:r>
      <w:r w:rsidR="004C787F" w:rsidRPr="004B4AEC">
        <w:rPr>
          <w:sz w:val="22"/>
          <w:szCs w:val="22"/>
        </w:rPr>
        <w:t>appui</w:t>
      </w:r>
      <w:r w:rsidRPr="004B4AEC">
        <w:rPr>
          <w:sz w:val="22"/>
          <w:szCs w:val="22"/>
        </w:rPr>
        <w:t xml:space="preserve"> de sa cand</w:t>
      </w:r>
      <w:r w:rsidR="002C1AD5" w:rsidRPr="004B4AEC">
        <w:rPr>
          <w:sz w:val="22"/>
          <w:szCs w:val="22"/>
        </w:rPr>
        <w:t xml:space="preserve">idature les </w:t>
      </w:r>
      <w:r w:rsidR="00594792" w:rsidRPr="004B4AEC">
        <w:rPr>
          <w:sz w:val="22"/>
          <w:szCs w:val="22"/>
        </w:rPr>
        <w:t xml:space="preserve">documents énoncés aux </w:t>
      </w:r>
      <w:r w:rsidR="00735F33" w:rsidRPr="004B4AEC">
        <w:rPr>
          <w:sz w:val="22"/>
          <w:szCs w:val="22"/>
        </w:rPr>
        <w:t>articles 5.1 et 5.</w:t>
      </w:r>
      <w:r w:rsidR="002C1AD5" w:rsidRPr="004B4AEC">
        <w:rPr>
          <w:sz w:val="22"/>
          <w:szCs w:val="22"/>
        </w:rPr>
        <w:t xml:space="preserve">2. </w:t>
      </w:r>
      <w:proofErr w:type="gramStart"/>
      <w:r w:rsidR="002C1AD5" w:rsidRPr="004B4AEC">
        <w:rPr>
          <w:sz w:val="22"/>
          <w:szCs w:val="22"/>
        </w:rPr>
        <w:t>du</w:t>
      </w:r>
      <w:proofErr w:type="gramEnd"/>
      <w:r w:rsidR="002C1AD5" w:rsidRPr="004B4AEC">
        <w:rPr>
          <w:sz w:val="22"/>
          <w:szCs w:val="22"/>
        </w:rPr>
        <w:t xml:space="preserve"> RC.</w:t>
      </w:r>
    </w:p>
    <w:p w14:paraId="244768C2" w14:textId="11DF0527" w:rsidR="00FA6834" w:rsidRPr="004B4AEC" w:rsidRDefault="00FA6834" w:rsidP="00245649">
      <w:pPr>
        <w:rPr>
          <w:sz w:val="22"/>
          <w:szCs w:val="22"/>
        </w:rPr>
      </w:pPr>
    </w:p>
    <w:p w14:paraId="319215B5" w14:textId="1B80A5EC" w:rsidR="00750839" w:rsidRPr="004B4AEC" w:rsidRDefault="00735F33" w:rsidP="00735F33">
      <w:pPr>
        <w:pStyle w:val="TITRE2"/>
        <w:numPr>
          <w:ilvl w:val="0"/>
          <w:numId w:val="0"/>
        </w:numPr>
        <w:ind w:left="426"/>
        <w:rPr>
          <w:sz w:val="22"/>
          <w:szCs w:val="22"/>
        </w:rPr>
      </w:pPr>
      <w:bookmarkStart w:id="65" w:name="_Toc129184730"/>
      <w:bookmarkStart w:id="66" w:name="_Toc126923792"/>
      <w:bookmarkStart w:id="67" w:name="_Toc131170889"/>
      <w:bookmarkEnd w:id="65"/>
      <w:r w:rsidRPr="004B4AEC">
        <w:rPr>
          <w:sz w:val="22"/>
          <w:szCs w:val="22"/>
        </w:rPr>
        <w:t xml:space="preserve">5.1 </w:t>
      </w:r>
      <w:r w:rsidR="00750839" w:rsidRPr="004B4AEC">
        <w:rPr>
          <w:sz w:val="22"/>
          <w:szCs w:val="22"/>
        </w:rPr>
        <w:t>Vérification des motifs d’exclusion de plein droit à la procédure de passation</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2215"/>
        <w:gridCol w:w="2195"/>
        <w:gridCol w:w="4644"/>
      </w:tblGrid>
      <w:tr w:rsidR="00750839" w:rsidRPr="004B4AEC" w14:paraId="236E6383" w14:textId="77777777" w:rsidTr="00E9386B">
        <w:trPr>
          <w:trHeight w:val="412"/>
        </w:trPr>
        <w:tc>
          <w:tcPr>
            <w:tcW w:w="1114" w:type="dxa"/>
            <w:shd w:val="clear" w:color="auto" w:fill="auto"/>
            <w:vAlign w:val="center"/>
          </w:tcPr>
          <w:p w14:paraId="4C5797E5" w14:textId="0E81C462" w:rsidR="00750839" w:rsidRPr="004B4AEC" w:rsidRDefault="00750839">
            <w:pPr>
              <w:jc w:val="center"/>
              <w:rPr>
                <w:b/>
                <w:bCs/>
                <w:sz w:val="22"/>
                <w:szCs w:val="22"/>
                <w:lang w:eastAsia="x-none"/>
              </w:rPr>
            </w:pPr>
            <w:r w:rsidRPr="004B4AEC">
              <w:rPr>
                <w:b/>
                <w:bCs/>
                <w:sz w:val="22"/>
                <w:szCs w:val="22"/>
                <w:lang w:eastAsia="x-none"/>
              </w:rPr>
              <w:t>N°</w:t>
            </w:r>
            <w:r w:rsidR="00D96923" w:rsidRPr="004B4AEC">
              <w:rPr>
                <w:b/>
                <w:bCs/>
                <w:sz w:val="22"/>
                <w:szCs w:val="22"/>
                <w:lang w:eastAsia="x-none"/>
              </w:rPr>
              <w:t xml:space="preserve"> </w:t>
            </w:r>
            <w:r w:rsidRPr="004B4AEC">
              <w:rPr>
                <w:b/>
                <w:bCs/>
                <w:sz w:val="22"/>
                <w:szCs w:val="22"/>
                <w:lang w:eastAsia="x-none"/>
              </w:rPr>
              <w:t>de pièce</w:t>
            </w:r>
          </w:p>
        </w:tc>
        <w:tc>
          <w:tcPr>
            <w:tcW w:w="2215" w:type="dxa"/>
            <w:shd w:val="clear" w:color="auto" w:fill="auto"/>
            <w:vAlign w:val="center"/>
          </w:tcPr>
          <w:p w14:paraId="576B0F8C" w14:textId="77777777" w:rsidR="00750839" w:rsidRPr="004B4AEC" w:rsidRDefault="00750839">
            <w:pPr>
              <w:jc w:val="center"/>
              <w:rPr>
                <w:b/>
                <w:bCs/>
                <w:sz w:val="22"/>
                <w:szCs w:val="22"/>
                <w:lang w:eastAsia="x-none"/>
              </w:rPr>
            </w:pPr>
            <w:r w:rsidRPr="004B4AEC">
              <w:rPr>
                <w:b/>
                <w:bCs/>
                <w:sz w:val="22"/>
                <w:szCs w:val="22"/>
                <w:lang w:eastAsia="x-none"/>
              </w:rPr>
              <w:t>Objet</w:t>
            </w:r>
          </w:p>
        </w:tc>
        <w:tc>
          <w:tcPr>
            <w:tcW w:w="2195" w:type="dxa"/>
            <w:shd w:val="clear" w:color="auto" w:fill="auto"/>
            <w:vAlign w:val="center"/>
          </w:tcPr>
          <w:p w14:paraId="41404227" w14:textId="77777777" w:rsidR="00750839" w:rsidRPr="004B4AEC" w:rsidRDefault="00750839">
            <w:pPr>
              <w:jc w:val="center"/>
              <w:rPr>
                <w:b/>
                <w:bCs/>
                <w:sz w:val="22"/>
                <w:szCs w:val="22"/>
                <w:lang w:eastAsia="x-none"/>
              </w:rPr>
            </w:pPr>
            <w:r w:rsidRPr="004B4AEC">
              <w:rPr>
                <w:b/>
                <w:bCs/>
                <w:sz w:val="22"/>
                <w:szCs w:val="22"/>
                <w:lang w:eastAsia="x-none"/>
              </w:rPr>
              <w:t>Fondement juridique</w:t>
            </w:r>
          </w:p>
        </w:tc>
        <w:tc>
          <w:tcPr>
            <w:tcW w:w="4644" w:type="dxa"/>
            <w:shd w:val="clear" w:color="auto" w:fill="auto"/>
            <w:vAlign w:val="center"/>
          </w:tcPr>
          <w:p w14:paraId="5936B945" w14:textId="746714F4" w:rsidR="00750839" w:rsidRPr="004B4AEC" w:rsidRDefault="00750839">
            <w:pPr>
              <w:jc w:val="center"/>
              <w:rPr>
                <w:b/>
                <w:bCs/>
                <w:sz w:val="22"/>
                <w:szCs w:val="22"/>
                <w:lang w:eastAsia="x-none"/>
              </w:rPr>
            </w:pPr>
            <w:r w:rsidRPr="004B4AEC">
              <w:rPr>
                <w:b/>
                <w:bCs/>
                <w:sz w:val="22"/>
                <w:szCs w:val="22"/>
                <w:lang w:eastAsia="x-none"/>
              </w:rPr>
              <w:t>Moyens de preuves accepté</w:t>
            </w:r>
            <w:r w:rsidR="001568B4" w:rsidRPr="004B4AEC">
              <w:rPr>
                <w:b/>
                <w:bCs/>
                <w:sz w:val="22"/>
                <w:szCs w:val="22"/>
                <w:lang w:eastAsia="x-none"/>
              </w:rPr>
              <w:t>s</w:t>
            </w:r>
          </w:p>
        </w:tc>
      </w:tr>
      <w:tr w:rsidR="00750839" w:rsidRPr="004B4AEC" w14:paraId="567FE1CD" w14:textId="77777777" w:rsidTr="00E9386B">
        <w:trPr>
          <w:trHeight w:val="211"/>
        </w:trPr>
        <w:tc>
          <w:tcPr>
            <w:tcW w:w="1114" w:type="dxa"/>
            <w:shd w:val="clear" w:color="auto" w:fill="auto"/>
            <w:vAlign w:val="center"/>
          </w:tcPr>
          <w:p w14:paraId="5CEC4B17" w14:textId="77777777" w:rsidR="00750839" w:rsidRPr="004B4AEC" w:rsidRDefault="00750839">
            <w:pPr>
              <w:jc w:val="center"/>
              <w:rPr>
                <w:b/>
                <w:bCs/>
                <w:sz w:val="22"/>
                <w:szCs w:val="22"/>
                <w:lang w:eastAsia="x-none"/>
              </w:rPr>
            </w:pPr>
            <w:r w:rsidRPr="004B4AEC">
              <w:rPr>
                <w:b/>
                <w:bCs/>
                <w:sz w:val="22"/>
                <w:szCs w:val="22"/>
                <w:lang w:eastAsia="x-none"/>
              </w:rPr>
              <w:t>1</w:t>
            </w:r>
          </w:p>
        </w:tc>
        <w:tc>
          <w:tcPr>
            <w:tcW w:w="2215" w:type="dxa"/>
            <w:shd w:val="clear" w:color="auto" w:fill="auto"/>
            <w:vAlign w:val="center"/>
          </w:tcPr>
          <w:p w14:paraId="3BA072A5" w14:textId="318CDA12" w:rsidR="00750839" w:rsidRPr="004B4AEC" w:rsidRDefault="00750839">
            <w:pPr>
              <w:jc w:val="center"/>
              <w:rPr>
                <w:sz w:val="22"/>
                <w:szCs w:val="22"/>
                <w:lang w:eastAsia="x-none"/>
              </w:rPr>
            </w:pPr>
            <w:r w:rsidRPr="004B4AEC">
              <w:rPr>
                <w:sz w:val="22"/>
                <w:szCs w:val="22"/>
                <w:lang w:eastAsia="x-none"/>
              </w:rPr>
              <w:t>Condamnation définitive et condamnation temporaire</w:t>
            </w:r>
          </w:p>
        </w:tc>
        <w:tc>
          <w:tcPr>
            <w:tcW w:w="2195" w:type="dxa"/>
            <w:shd w:val="clear" w:color="auto" w:fill="auto"/>
            <w:vAlign w:val="center"/>
          </w:tcPr>
          <w:p w14:paraId="155AED4D" w14:textId="642740F9" w:rsidR="00750839" w:rsidRPr="004B4AEC" w:rsidRDefault="00750839" w:rsidP="00503E33">
            <w:pPr>
              <w:rPr>
                <w:sz w:val="22"/>
                <w:szCs w:val="22"/>
                <w:lang w:eastAsia="x-none"/>
              </w:rPr>
            </w:pPr>
            <w:r w:rsidRPr="004B4AEC">
              <w:rPr>
                <w:sz w:val="22"/>
                <w:szCs w:val="22"/>
                <w:lang w:eastAsia="x-none"/>
              </w:rPr>
              <w:t>L. 2141-1 du CCP</w:t>
            </w:r>
            <w:r w:rsidR="001568B4" w:rsidRPr="004B4AEC">
              <w:rPr>
                <w:sz w:val="22"/>
                <w:szCs w:val="22"/>
                <w:lang w:eastAsia="x-none"/>
              </w:rPr>
              <w:t xml:space="preserve"> </w:t>
            </w:r>
          </w:p>
          <w:p w14:paraId="435776F6" w14:textId="48B20F75" w:rsidR="00750839" w:rsidRPr="004B4AEC" w:rsidRDefault="00750839" w:rsidP="00503E33">
            <w:pPr>
              <w:rPr>
                <w:sz w:val="22"/>
                <w:szCs w:val="22"/>
                <w:lang w:eastAsia="x-none"/>
              </w:rPr>
            </w:pPr>
            <w:r w:rsidRPr="004B4AEC">
              <w:rPr>
                <w:sz w:val="22"/>
                <w:szCs w:val="22"/>
                <w:lang w:eastAsia="x-none"/>
              </w:rPr>
              <w:t>L.2141-4 du CCP</w:t>
            </w:r>
          </w:p>
        </w:tc>
        <w:tc>
          <w:tcPr>
            <w:tcW w:w="4644" w:type="dxa"/>
            <w:shd w:val="clear" w:color="auto" w:fill="auto"/>
            <w:vAlign w:val="center"/>
          </w:tcPr>
          <w:p w14:paraId="0D7B83E7" w14:textId="77777777" w:rsidR="00750839" w:rsidRPr="004B4AEC" w:rsidRDefault="00750839" w:rsidP="00503E33">
            <w:pPr>
              <w:rPr>
                <w:sz w:val="22"/>
                <w:szCs w:val="22"/>
                <w:lang w:eastAsia="x-none"/>
              </w:rPr>
            </w:pPr>
            <w:r w:rsidRPr="004B4AEC">
              <w:rPr>
                <w:sz w:val="22"/>
                <w:szCs w:val="22"/>
                <w:lang w:eastAsia="x-none"/>
              </w:rPr>
              <w:t>Déclaration sur l’honneur</w:t>
            </w:r>
          </w:p>
        </w:tc>
      </w:tr>
      <w:tr w:rsidR="00750839" w:rsidRPr="004B4AEC" w14:paraId="32EAB8F4" w14:textId="77777777" w:rsidTr="00E9386B">
        <w:trPr>
          <w:trHeight w:val="200"/>
        </w:trPr>
        <w:tc>
          <w:tcPr>
            <w:tcW w:w="1114" w:type="dxa"/>
            <w:shd w:val="clear" w:color="auto" w:fill="auto"/>
            <w:vAlign w:val="center"/>
          </w:tcPr>
          <w:p w14:paraId="030647BF" w14:textId="77777777" w:rsidR="00750839" w:rsidRPr="004B4AEC" w:rsidRDefault="00750839">
            <w:pPr>
              <w:jc w:val="center"/>
              <w:rPr>
                <w:b/>
                <w:bCs/>
                <w:sz w:val="22"/>
                <w:szCs w:val="22"/>
                <w:lang w:eastAsia="x-none"/>
              </w:rPr>
            </w:pPr>
            <w:r w:rsidRPr="004B4AEC">
              <w:rPr>
                <w:b/>
                <w:bCs/>
                <w:sz w:val="22"/>
                <w:szCs w:val="22"/>
                <w:lang w:eastAsia="x-none"/>
              </w:rPr>
              <w:t>2</w:t>
            </w:r>
          </w:p>
        </w:tc>
        <w:tc>
          <w:tcPr>
            <w:tcW w:w="2215" w:type="dxa"/>
            <w:shd w:val="clear" w:color="auto" w:fill="auto"/>
            <w:vAlign w:val="center"/>
          </w:tcPr>
          <w:p w14:paraId="22FB2ECC" w14:textId="51D4B521" w:rsidR="00750839" w:rsidRPr="004B4AEC" w:rsidRDefault="00750839">
            <w:pPr>
              <w:jc w:val="center"/>
              <w:rPr>
                <w:sz w:val="22"/>
                <w:szCs w:val="22"/>
                <w:lang w:eastAsia="x-none"/>
              </w:rPr>
            </w:pPr>
            <w:r w:rsidRPr="004B4AEC">
              <w:rPr>
                <w:sz w:val="22"/>
                <w:szCs w:val="22"/>
                <w:lang w:eastAsia="x-none"/>
              </w:rPr>
              <w:t>Déclaration en matière fiscale</w:t>
            </w:r>
            <w:r w:rsidR="00C31E6D" w:rsidRPr="004B4AEC">
              <w:rPr>
                <w:sz w:val="22"/>
                <w:szCs w:val="22"/>
                <w:lang w:eastAsia="x-none"/>
              </w:rPr>
              <w:t xml:space="preserve"> e</w:t>
            </w:r>
            <w:r w:rsidR="00FC4AD4" w:rsidRPr="004B4AEC">
              <w:rPr>
                <w:sz w:val="22"/>
                <w:szCs w:val="22"/>
                <w:lang w:eastAsia="x-none"/>
              </w:rPr>
              <w:t>t</w:t>
            </w:r>
            <w:r w:rsidR="00C31E6D" w:rsidRPr="004B4AEC">
              <w:rPr>
                <w:sz w:val="22"/>
                <w:szCs w:val="22"/>
                <w:lang w:eastAsia="x-none"/>
              </w:rPr>
              <w:t xml:space="preserve"> sociale</w:t>
            </w:r>
          </w:p>
        </w:tc>
        <w:tc>
          <w:tcPr>
            <w:tcW w:w="2195" w:type="dxa"/>
            <w:shd w:val="clear" w:color="auto" w:fill="auto"/>
            <w:vAlign w:val="center"/>
          </w:tcPr>
          <w:p w14:paraId="193F1BBC" w14:textId="076B92E8" w:rsidR="00750839" w:rsidRPr="004B4AEC" w:rsidRDefault="00750839" w:rsidP="00503E33">
            <w:pPr>
              <w:rPr>
                <w:sz w:val="22"/>
                <w:szCs w:val="22"/>
                <w:lang w:eastAsia="x-none"/>
              </w:rPr>
            </w:pPr>
            <w:r w:rsidRPr="004B4AEC">
              <w:rPr>
                <w:sz w:val="22"/>
                <w:szCs w:val="22"/>
                <w:lang w:eastAsia="x-none"/>
              </w:rPr>
              <w:t>L</w:t>
            </w:r>
            <w:r w:rsidR="00376E92" w:rsidRPr="004B4AEC">
              <w:rPr>
                <w:sz w:val="22"/>
                <w:szCs w:val="22"/>
                <w:lang w:eastAsia="x-none"/>
              </w:rPr>
              <w:t>. 2141</w:t>
            </w:r>
            <w:r w:rsidRPr="004B4AEC">
              <w:rPr>
                <w:sz w:val="22"/>
                <w:szCs w:val="22"/>
                <w:lang w:eastAsia="x-none"/>
              </w:rPr>
              <w:t>-2 du CCP</w:t>
            </w:r>
          </w:p>
        </w:tc>
        <w:tc>
          <w:tcPr>
            <w:tcW w:w="4644" w:type="dxa"/>
            <w:shd w:val="clear" w:color="auto" w:fill="auto"/>
            <w:vAlign w:val="center"/>
          </w:tcPr>
          <w:p w14:paraId="1A61BF0B" w14:textId="4D068B61" w:rsidR="00750839" w:rsidRPr="004B4AEC" w:rsidRDefault="00C31E6D" w:rsidP="00503E33">
            <w:pPr>
              <w:autoSpaceDE w:val="0"/>
              <w:autoSpaceDN w:val="0"/>
              <w:adjustRightInd w:val="0"/>
              <w:rPr>
                <w:sz w:val="22"/>
                <w:szCs w:val="22"/>
                <w:lang w:eastAsia="x-none"/>
              </w:rPr>
            </w:pPr>
            <w:r w:rsidRPr="004B4AEC">
              <w:rPr>
                <w:sz w:val="22"/>
                <w:szCs w:val="22"/>
              </w:rPr>
              <w:t>Les</w:t>
            </w:r>
            <w:r w:rsidR="00750839" w:rsidRPr="004B4AEC">
              <w:rPr>
                <w:sz w:val="22"/>
                <w:szCs w:val="22"/>
              </w:rPr>
              <w:t xml:space="preserve"> certificats délivrés par les administrations et organismes</w:t>
            </w:r>
            <w:r w:rsidRPr="004B4AEC">
              <w:rPr>
                <w:sz w:val="22"/>
                <w:szCs w:val="22"/>
              </w:rPr>
              <w:t xml:space="preserve"> </w:t>
            </w:r>
            <w:r w:rsidR="00750839" w:rsidRPr="004B4AEC">
              <w:rPr>
                <w:sz w:val="22"/>
                <w:szCs w:val="22"/>
              </w:rPr>
              <w:t>compétents (art R.2143-7 du CCP).</w:t>
            </w:r>
          </w:p>
        </w:tc>
      </w:tr>
      <w:tr w:rsidR="00750839" w:rsidRPr="004B4AEC" w14:paraId="15257050" w14:textId="77777777" w:rsidTr="00E9386B">
        <w:trPr>
          <w:trHeight w:val="211"/>
        </w:trPr>
        <w:tc>
          <w:tcPr>
            <w:tcW w:w="1114" w:type="dxa"/>
            <w:shd w:val="clear" w:color="auto" w:fill="auto"/>
            <w:vAlign w:val="center"/>
          </w:tcPr>
          <w:p w14:paraId="26D78489" w14:textId="030D73DE" w:rsidR="00750839" w:rsidRPr="004B4AEC" w:rsidRDefault="00C31E6D">
            <w:pPr>
              <w:jc w:val="center"/>
              <w:rPr>
                <w:b/>
                <w:bCs/>
                <w:sz w:val="22"/>
                <w:szCs w:val="22"/>
                <w:lang w:eastAsia="x-none"/>
              </w:rPr>
            </w:pPr>
            <w:r w:rsidRPr="004B4AEC">
              <w:rPr>
                <w:b/>
                <w:bCs/>
                <w:sz w:val="22"/>
                <w:szCs w:val="22"/>
                <w:lang w:eastAsia="x-none"/>
              </w:rPr>
              <w:t>3</w:t>
            </w:r>
          </w:p>
          <w:p w14:paraId="350451F0" w14:textId="77777777" w:rsidR="00750839" w:rsidRPr="004B4AEC" w:rsidRDefault="00750839">
            <w:pPr>
              <w:jc w:val="center"/>
              <w:rPr>
                <w:b/>
                <w:bCs/>
                <w:sz w:val="22"/>
                <w:szCs w:val="22"/>
                <w:lang w:eastAsia="x-none"/>
              </w:rPr>
            </w:pPr>
            <w:r w:rsidRPr="004B4AEC">
              <w:rPr>
                <w:b/>
                <w:bCs/>
                <w:sz w:val="22"/>
                <w:szCs w:val="22"/>
                <w:lang w:eastAsia="x-none"/>
              </w:rPr>
              <w:t>(Le cas échéant)</w:t>
            </w:r>
          </w:p>
        </w:tc>
        <w:tc>
          <w:tcPr>
            <w:tcW w:w="2215" w:type="dxa"/>
            <w:shd w:val="clear" w:color="auto" w:fill="auto"/>
            <w:vAlign w:val="center"/>
          </w:tcPr>
          <w:p w14:paraId="614CFBA3" w14:textId="77777777" w:rsidR="00C31E6D" w:rsidRPr="004B4AEC" w:rsidRDefault="00750839">
            <w:pPr>
              <w:jc w:val="center"/>
              <w:rPr>
                <w:sz w:val="22"/>
                <w:szCs w:val="22"/>
                <w:lang w:eastAsia="x-none"/>
              </w:rPr>
            </w:pPr>
            <w:r w:rsidRPr="004B4AEC">
              <w:rPr>
                <w:sz w:val="22"/>
                <w:szCs w:val="22"/>
                <w:lang w:eastAsia="x-none"/>
              </w:rPr>
              <w:t>Liquidation</w:t>
            </w:r>
            <w:r w:rsidR="00C31E6D" w:rsidRPr="004B4AEC">
              <w:rPr>
                <w:sz w:val="22"/>
                <w:szCs w:val="22"/>
                <w:lang w:eastAsia="x-none"/>
              </w:rPr>
              <w:t xml:space="preserve"> judiciaire</w:t>
            </w:r>
          </w:p>
          <w:p w14:paraId="31CE51C4" w14:textId="3622C472" w:rsidR="00C31E6D" w:rsidRPr="004B4AEC" w:rsidRDefault="00C31E6D">
            <w:pPr>
              <w:jc w:val="center"/>
              <w:rPr>
                <w:sz w:val="22"/>
                <w:szCs w:val="22"/>
                <w:lang w:eastAsia="x-none"/>
              </w:rPr>
            </w:pPr>
          </w:p>
          <w:p w14:paraId="28EFF918" w14:textId="6ED7171D" w:rsidR="00C31E6D" w:rsidRPr="004B4AEC" w:rsidRDefault="00C31E6D">
            <w:pPr>
              <w:jc w:val="center"/>
              <w:rPr>
                <w:sz w:val="22"/>
                <w:szCs w:val="22"/>
                <w:lang w:eastAsia="x-none"/>
              </w:rPr>
            </w:pPr>
            <w:r w:rsidRPr="004B4AEC">
              <w:rPr>
                <w:sz w:val="22"/>
                <w:szCs w:val="22"/>
                <w:lang w:eastAsia="x-none"/>
              </w:rPr>
              <w:t>F</w:t>
            </w:r>
            <w:r w:rsidR="00750839" w:rsidRPr="004B4AEC">
              <w:rPr>
                <w:sz w:val="22"/>
                <w:szCs w:val="22"/>
                <w:lang w:eastAsia="x-none"/>
              </w:rPr>
              <w:t>aillite</w:t>
            </w:r>
            <w:r w:rsidRPr="004B4AEC">
              <w:rPr>
                <w:sz w:val="22"/>
                <w:szCs w:val="22"/>
                <w:lang w:eastAsia="x-none"/>
              </w:rPr>
              <w:t xml:space="preserve"> personnelle ou interdiction de gérer</w:t>
            </w:r>
          </w:p>
          <w:p w14:paraId="513DF786" w14:textId="77777777" w:rsidR="00C31E6D" w:rsidRPr="004B4AEC" w:rsidRDefault="00C31E6D">
            <w:pPr>
              <w:jc w:val="center"/>
              <w:rPr>
                <w:sz w:val="22"/>
                <w:szCs w:val="22"/>
                <w:lang w:eastAsia="x-none"/>
              </w:rPr>
            </w:pPr>
          </w:p>
          <w:p w14:paraId="7959ABB6" w14:textId="7EC98C46" w:rsidR="00750839" w:rsidRPr="004B4AEC" w:rsidRDefault="00C31E6D">
            <w:pPr>
              <w:jc w:val="center"/>
              <w:rPr>
                <w:sz w:val="22"/>
                <w:szCs w:val="22"/>
                <w:lang w:eastAsia="x-none"/>
              </w:rPr>
            </w:pPr>
            <w:r w:rsidRPr="004B4AEC">
              <w:rPr>
                <w:sz w:val="22"/>
                <w:szCs w:val="22"/>
                <w:lang w:eastAsia="x-none"/>
              </w:rPr>
              <w:t>R</w:t>
            </w:r>
            <w:r w:rsidR="00750839" w:rsidRPr="004B4AEC">
              <w:rPr>
                <w:sz w:val="22"/>
                <w:szCs w:val="22"/>
                <w:lang w:eastAsia="x-none"/>
              </w:rPr>
              <w:t>edressement judiciaire</w:t>
            </w:r>
            <w:r w:rsidRPr="004B4AEC">
              <w:rPr>
                <w:sz w:val="22"/>
                <w:szCs w:val="22"/>
                <w:lang w:eastAsia="x-none"/>
              </w:rPr>
              <w:t xml:space="preserve"> ou procédure équivalente </w:t>
            </w:r>
          </w:p>
        </w:tc>
        <w:tc>
          <w:tcPr>
            <w:tcW w:w="2195" w:type="dxa"/>
            <w:shd w:val="clear" w:color="auto" w:fill="auto"/>
            <w:vAlign w:val="center"/>
          </w:tcPr>
          <w:p w14:paraId="001D6DB8" w14:textId="77777777" w:rsidR="00750839" w:rsidRPr="004B4AEC" w:rsidRDefault="00750839" w:rsidP="00503E33">
            <w:pPr>
              <w:rPr>
                <w:sz w:val="22"/>
                <w:szCs w:val="22"/>
                <w:lang w:eastAsia="x-none"/>
              </w:rPr>
            </w:pPr>
            <w:r w:rsidRPr="004B4AEC">
              <w:rPr>
                <w:sz w:val="22"/>
                <w:szCs w:val="22"/>
                <w:lang w:eastAsia="x-none"/>
              </w:rPr>
              <w:t>L.2141-3 du CCP</w:t>
            </w:r>
          </w:p>
        </w:tc>
        <w:tc>
          <w:tcPr>
            <w:tcW w:w="4644" w:type="dxa"/>
            <w:shd w:val="clear" w:color="auto" w:fill="auto"/>
            <w:vAlign w:val="center"/>
          </w:tcPr>
          <w:p w14:paraId="0406D4FC" w14:textId="017E3F06" w:rsidR="00750839" w:rsidRPr="004B4AEC" w:rsidRDefault="00750839" w:rsidP="00503E33">
            <w:pPr>
              <w:autoSpaceDE w:val="0"/>
              <w:autoSpaceDN w:val="0"/>
              <w:adjustRightInd w:val="0"/>
              <w:rPr>
                <w:sz w:val="22"/>
                <w:szCs w:val="22"/>
              </w:rPr>
            </w:pPr>
            <w:r w:rsidRPr="004B4AEC">
              <w:rPr>
                <w:b/>
                <w:bCs/>
                <w:sz w:val="22"/>
                <w:szCs w:val="22"/>
              </w:rPr>
              <w:t>E</w:t>
            </w:r>
            <w:r w:rsidRPr="004B4AEC">
              <w:rPr>
                <w:rFonts w:eastAsia="Arial"/>
                <w:b/>
                <w:bCs/>
                <w:sz w:val="22"/>
                <w:szCs w:val="22"/>
              </w:rPr>
              <w:t xml:space="preserve">xtrait </w:t>
            </w:r>
            <w:proofErr w:type="spellStart"/>
            <w:r w:rsidRPr="004B4AEC">
              <w:rPr>
                <w:rFonts w:eastAsia="Arial"/>
                <w:b/>
                <w:bCs/>
                <w:sz w:val="22"/>
                <w:szCs w:val="22"/>
              </w:rPr>
              <w:t>Kbis</w:t>
            </w:r>
            <w:proofErr w:type="spellEnd"/>
            <w:r w:rsidR="00C31E6D" w:rsidRPr="004B4AEC">
              <w:rPr>
                <w:rFonts w:eastAsia="Arial"/>
                <w:b/>
                <w:bCs/>
                <w:sz w:val="22"/>
                <w:szCs w:val="22"/>
              </w:rPr>
              <w:t xml:space="preserve"> complet</w:t>
            </w:r>
            <w:r w:rsidRPr="004B4AEC">
              <w:rPr>
                <w:rFonts w:eastAsia="Arial"/>
                <w:sz w:val="22"/>
                <w:szCs w:val="22"/>
              </w:rPr>
              <w:t xml:space="preserve"> (moins de trois mois) du candidat, de chacun des membres d’un groupement, d’un sous-traitant, sous-contractant ou la carte d'indentification justifiant de l'inscription au répertoire des Métiers ou récépissé de dépôt de déclaration auprès d'un centre de formalités des entreprises (pour les entreprises en cours d'inscription)</w:t>
            </w:r>
            <w:r w:rsidRPr="004B4AEC">
              <w:rPr>
                <w:rFonts w:eastAsia="Arial" w:cs="Calibri"/>
                <w:sz w:val="22"/>
                <w:szCs w:val="22"/>
              </w:rPr>
              <w:t> </w:t>
            </w:r>
            <w:r w:rsidRPr="004B4AEC">
              <w:rPr>
                <w:rFonts w:eastAsia="Arial"/>
                <w:sz w:val="22"/>
                <w:szCs w:val="22"/>
              </w:rPr>
              <w:t>;</w:t>
            </w:r>
            <w:r w:rsidRPr="004B4AEC">
              <w:rPr>
                <w:sz w:val="22"/>
                <w:szCs w:val="22"/>
              </w:rPr>
              <w:t xml:space="preserve"> (art R.2143-9 du CCP)</w:t>
            </w:r>
          </w:p>
        </w:tc>
      </w:tr>
      <w:tr w:rsidR="00C31E6D" w:rsidRPr="004B4AEC" w14:paraId="7741B7D6" w14:textId="77777777" w:rsidTr="00E9386B">
        <w:trPr>
          <w:trHeight w:val="211"/>
        </w:trPr>
        <w:tc>
          <w:tcPr>
            <w:tcW w:w="1114" w:type="dxa"/>
            <w:shd w:val="clear" w:color="auto" w:fill="auto"/>
            <w:vAlign w:val="center"/>
          </w:tcPr>
          <w:p w14:paraId="6F1EC411" w14:textId="15175391" w:rsidR="00C31E6D" w:rsidRPr="004B4AEC" w:rsidRDefault="00C31E6D">
            <w:pPr>
              <w:jc w:val="center"/>
              <w:rPr>
                <w:b/>
                <w:bCs/>
                <w:sz w:val="22"/>
                <w:szCs w:val="22"/>
                <w:lang w:eastAsia="x-none"/>
              </w:rPr>
            </w:pPr>
            <w:r w:rsidRPr="004B4AEC">
              <w:rPr>
                <w:b/>
                <w:bCs/>
                <w:sz w:val="22"/>
                <w:szCs w:val="22"/>
                <w:lang w:eastAsia="x-none"/>
              </w:rPr>
              <w:t>4</w:t>
            </w:r>
          </w:p>
        </w:tc>
        <w:tc>
          <w:tcPr>
            <w:tcW w:w="2215" w:type="dxa"/>
            <w:shd w:val="clear" w:color="auto" w:fill="auto"/>
            <w:vAlign w:val="center"/>
          </w:tcPr>
          <w:p w14:paraId="0A54B55E" w14:textId="69D8F991" w:rsidR="00C31E6D" w:rsidRPr="004B4AEC" w:rsidRDefault="00C31E6D">
            <w:pPr>
              <w:jc w:val="center"/>
              <w:rPr>
                <w:sz w:val="22"/>
                <w:szCs w:val="22"/>
                <w:lang w:eastAsia="x-none"/>
              </w:rPr>
            </w:pPr>
            <w:r w:rsidRPr="004B4AEC">
              <w:rPr>
                <w:sz w:val="22"/>
                <w:szCs w:val="22"/>
                <w:lang w:eastAsia="x-none"/>
              </w:rPr>
              <w:t>Emploi des travailleurs handicapés</w:t>
            </w:r>
          </w:p>
        </w:tc>
        <w:tc>
          <w:tcPr>
            <w:tcW w:w="2195" w:type="dxa"/>
            <w:shd w:val="clear" w:color="auto" w:fill="auto"/>
            <w:vAlign w:val="center"/>
          </w:tcPr>
          <w:p w14:paraId="6EBE8DEB" w14:textId="7D000C42" w:rsidR="00C31E6D" w:rsidRPr="004B4AEC" w:rsidRDefault="00C31E6D" w:rsidP="00503E33">
            <w:pPr>
              <w:rPr>
                <w:sz w:val="22"/>
                <w:szCs w:val="22"/>
                <w:lang w:eastAsia="x-none"/>
              </w:rPr>
            </w:pPr>
            <w:r w:rsidRPr="004B4AEC">
              <w:rPr>
                <w:sz w:val="22"/>
                <w:szCs w:val="22"/>
                <w:lang w:eastAsia="x-none"/>
              </w:rPr>
              <w:t>L.5212-1 et suivants du code du travail</w:t>
            </w:r>
          </w:p>
        </w:tc>
        <w:tc>
          <w:tcPr>
            <w:tcW w:w="4644" w:type="dxa"/>
            <w:shd w:val="clear" w:color="auto" w:fill="auto"/>
            <w:vAlign w:val="center"/>
          </w:tcPr>
          <w:p w14:paraId="1F57681C" w14:textId="058C29E8" w:rsidR="00C31E6D" w:rsidRPr="004B4AEC" w:rsidRDefault="00C31E6D">
            <w:pPr>
              <w:autoSpaceDE w:val="0"/>
              <w:autoSpaceDN w:val="0"/>
              <w:adjustRightInd w:val="0"/>
              <w:rPr>
                <w:b/>
                <w:bCs/>
                <w:sz w:val="22"/>
                <w:szCs w:val="22"/>
              </w:rPr>
            </w:pPr>
            <w:r w:rsidRPr="004B4AEC">
              <w:rPr>
                <w:sz w:val="22"/>
                <w:szCs w:val="22"/>
              </w:rPr>
              <w:t>Déclaration sur l’honneur</w:t>
            </w:r>
          </w:p>
        </w:tc>
      </w:tr>
    </w:tbl>
    <w:p w14:paraId="585267B7" w14:textId="77777777" w:rsidR="00750839" w:rsidRPr="004B4AEC" w:rsidRDefault="00750839" w:rsidP="00750839">
      <w:pPr>
        <w:rPr>
          <w:sz w:val="22"/>
          <w:szCs w:val="22"/>
          <w:lang w:eastAsia="x-none"/>
        </w:rPr>
      </w:pPr>
    </w:p>
    <w:p w14:paraId="6C61C968" w14:textId="67718C0C" w:rsidR="00750839" w:rsidRPr="004B4AEC" w:rsidRDefault="00750839">
      <w:pPr>
        <w:rPr>
          <w:sz w:val="22"/>
          <w:szCs w:val="22"/>
        </w:rPr>
      </w:pPr>
      <w:r w:rsidRPr="004B4AEC">
        <w:rPr>
          <w:sz w:val="22"/>
          <w:szCs w:val="22"/>
        </w:rPr>
        <w:t>Lorsqu'un soumissionnaire se trouve, en cours de pr</w:t>
      </w:r>
      <w:r w:rsidR="002C1AD5" w:rsidRPr="004B4AEC">
        <w:rPr>
          <w:sz w:val="22"/>
          <w:szCs w:val="22"/>
        </w:rPr>
        <w:t>océdure, dans un cas d’exclusion facultatif (mentionnés aux articles L.2141-7 à L.2141-19 du CCP), il en informe, sans délai</w:t>
      </w:r>
      <w:r w:rsidRPr="004B4AEC">
        <w:rPr>
          <w:sz w:val="22"/>
          <w:szCs w:val="22"/>
        </w:rPr>
        <w:t xml:space="preserve"> l</w:t>
      </w:r>
      <w:r w:rsidR="002C1AD5" w:rsidRPr="004B4AEC">
        <w:rPr>
          <w:sz w:val="22"/>
          <w:szCs w:val="22"/>
        </w:rPr>
        <w:t>'acheteur. En cas d'exclusion obligatoire (art L.2141-1 à L.2141-5 du CCP)</w:t>
      </w:r>
      <w:r w:rsidRPr="004B4AEC">
        <w:rPr>
          <w:sz w:val="22"/>
          <w:szCs w:val="22"/>
        </w:rPr>
        <w:t>, le soumissionnaire est automatiquement exclu de la procédure.</w:t>
      </w:r>
    </w:p>
    <w:p w14:paraId="7E788EEB" w14:textId="77777777" w:rsidR="00750839" w:rsidRPr="004B4AEC" w:rsidRDefault="00750839" w:rsidP="0067508A">
      <w:pPr>
        <w:pStyle w:val="Titre3"/>
        <w:keepNext w:val="0"/>
        <w:numPr>
          <w:ilvl w:val="0"/>
          <w:numId w:val="11"/>
        </w:numPr>
        <w:spacing w:after="120"/>
        <w:rPr>
          <w:sz w:val="22"/>
          <w:szCs w:val="22"/>
        </w:rPr>
      </w:pPr>
      <w:bookmarkStart w:id="68" w:name="_Toc126923793"/>
      <w:bookmarkStart w:id="69" w:name="_Toc131170890"/>
      <w:r w:rsidRPr="004B4AEC">
        <w:rPr>
          <w:sz w:val="22"/>
          <w:szCs w:val="22"/>
        </w:rPr>
        <w:t>Interdictions de soumissionner en cas de groupement d'opérateurs économiques</w:t>
      </w:r>
      <w:bookmarkEnd w:id="68"/>
      <w:bookmarkEnd w:id="69"/>
    </w:p>
    <w:p w14:paraId="720FBC30" w14:textId="77777777" w:rsidR="00750839" w:rsidRPr="004B4AEC" w:rsidRDefault="00750839">
      <w:pPr>
        <w:rPr>
          <w:sz w:val="22"/>
          <w:szCs w:val="22"/>
        </w:rPr>
      </w:pPr>
      <w:r w:rsidRPr="004B4AEC">
        <w:rPr>
          <w:sz w:val="22"/>
          <w:szCs w:val="22"/>
        </w:rPr>
        <w:t xml:space="preserve">Lorsque le motif d'exclusion de la procédure de passation concerne un des membres du groupement ou un sous-traitant, l'acheteur exige son remplacement par une personne qui ne fait pas l'objet d'un motif d'exclusion </w:t>
      </w:r>
      <w:r w:rsidRPr="004B4AEC">
        <w:rPr>
          <w:b/>
          <w:bCs/>
          <w:sz w:val="22"/>
          <w:szCs w:val="22"/>
        </w:rPr>
        <w:t xml:space="preserve">dans un délai de dix jours </w:t>
      </w:r>
      <w:r w:rsidRPr="004B4AEC">
        <w:rPr>
          <w:sz w:val="22"/>
          <w:szCs w:val="22"/>
        </w:rPr>
        <w:t>à compter de la réception de cette demande par le mandataire du groupement. A défaut, le groupement est exclu de la procédure.</w:t>
      </w:r>
    </w:p>
    <w:p w14:paraId="60B37027" w14:textId="77777777" w:rsidR="00750839" w:rsidRPr="004B4AEC" w:rsidRDefault="00750839" w:rsidP="0067508A">
      <w:pPr>
        <w:pStyle w:val="Titre3"/>
        <w:keepNext w:val="0"/>
        <w:numPr>
          <w:ilvl w:val="0"/>
          <w:numId w:val="11"/>
        </w:numPr>
        <w:spacing w:after="120"/>
        <w:rPr>
          <w:sz w:val="22"/>
          <w:szCs w:val="22"/>
        </w:rPr>
      </w:pPr>
      <w:bookmarkStart w:id="70" w:name="_Toc126923794"/>
      <w:bookmarkStart w:id="71" w:name="_Toc131170891"/>
      <w:r w:rsidRPr="004B4AEC">
        <w:rPr>
          <w:sz w:val="22"/>
          <w:szCs w:val="22"/>
        </w:rPr>
        <w:t>Conditions de participation</w:t>
      </w:r>
      <w:bookmarkEnd w:id="70"/>
      <w:bookmarkEnd w:id="71"/>
    </w:p>
    <w:p w14:paraId="3EE36D86" w14:textId="613FA0C0" w:rsidR="002477BE" w:rsidRPr="004B4AEC" w:rsidRDefault="002477BE">
      <w:pPr>
        <w:rPr>
          <w:sz w:val="22"/>
          <w:szCs w:val="22"/>
        </w:rPr>
      </w:pPr>
      <w:r w:rsidRPr="004B4AEC">
        <w:rPr>
          <w:sz w:val="22"/>
          <w:szCs w:val="22"/>
        </w:rPr>
        <w:t>Dans le cadre de la consultation, l'acheteur n'autorise pas le candidat à présenter plusieu</w:t>
      </w:r>
      <w:r w:rsidR="00735F33" w:rsidRPr="004B4AEC">
        <w:rPr>
          <w:sz w:val="22"/>
          <w:szCs w:val="22"/>
        </w:rPr>
        <w:t>rs offres en agissant à la fois</w:t>
      </w:r>
      <w:r w:rsidRPr="004B4AEC">
        <w:rPr>
          <w:sz w:val="22"/>
          <w:szCs w:val="22"/>
        </w:rPr>
        <w:t>:</w:t>
      </w:r>
    </w:p>
    <w:p w14:paraId="35ED9023" w14:textId="77777777" w:rsidR="002477BE" w:rsidRPr="004B4AEC" w:rsidRDefault="002477BE">
      <w:pPr>
        <w:rPr>
          <w:sz w:val="22"/>
          <w:szCs w:val="22"/>
        </w:rPr>
      </w:pPr>
      <w:r w:rsidRPr="004B4AEC">
        <w:rPr>
          <w:sz w:val="22"/>
          <w:szCs w:val="22"/>
        </w:rPr>
        <w:t>- en qualité de candidat individuel et de membre d'un groupement d'opérateurs économiques ;</w:t>
      </w:r>
    </w:p>
    <w:p w14:paraId="75BF5C1D" w14:textId="77777777" w:rsidR="002477BE" w:rsidRPr="004B4AEC" w:rsidRDefault="002477BE">
      <w:pPr>
        <w:rPr>
          <w:sz w:val="22"/>
          <w:szCs w:val="22"/>
        </w:rPr>
      </w:pPr>
      <w:r w:rsidRPr="004B4AEC">
        <w:rPr>
          <w:sz w:val="22"/>
          <w:szCs w:val="22"/>
        </w:rPr>
        <w:t>- en qualité de membre de plusieurs groupements d'opérateurs économiques.</w:t>
      </w:r>
    </w:p>
    <w:p w14:paraId="493DB6BA" w14:textId="77777777" w:rsidR="002477BE" w:rsidRPr="004B4AEC" w:rsidRDefault="002477BE" w:rsidP="00245649">
      <w:pPr>
        <w:rPr>
          <w:sz w:val="22"/>
          <w:szCs w:val="22"/>
        </w:rPr>
      </w:pPr>
    </w:p>
    <w:p w14:paraId="5F97D084" w14:textId="58D64C11" w:rsidR="002477BE" w:rsidRPr="004B4AEC" w:rsidRDefault="002477BE">
      <w:pPr>
        <w:rPr>
          <w:sz w:val="22"/>
          <w:szCs w:val="22"/>
        </w:rPr>
      </w:pPr>
      <w:r w:rsidRPr="004B4AEC">
        <w:rPr>
          <w:sz w:val="22"/>
          <w:szCs w:val="22"/>
        </w:rPr>
        <w:t>La forme du groupement n'est pas imposée au stade de l’attribution de l’accord-cadre.</w:t>
      </w:r>
    </w:p>
    <w:p w14:paraId="30310889" w14:textId="77777777" w:rsidR="00C31E6D" w:rsidRPr="004B4AEC" w:rsidRDefault="00C31E6D" w:rsidP="00245649">
      <w:pPr>
        <w:rPr>
          <w:sz w:val="22"/>
          <w:szCs w:val="22"/>
        </w:rPr>
      </w:pPr>
    </w:p>
    <w:p w14:paraId="5E2734B6" w14:textId="66BDA8DE" w:rsidR="002477BE" w:rsidRPr="004B4AEC" w:rsidRDefault="002477BE">
      <w:pPr>
        <w:rPr>
          <w:sz w:val="22"/>
          <w:szCs w:val="22"/>
        </w:rPr>
      </w:pPr>
      <w:r w:rsidRPr="004B4AEC">
        <w:rPr>
          <w:sz w:val="22"/>
          <w:szCs w:val="22"/>
        </w:rPr>
        <w:t>En cas de groupement conjoint, le mandataire est solidaire, pour l'exécution de l’accord-cadre, de chacun des membres du groupement pour ses obligations contractuelles à l'égard de l'acheteur.</w:t>
      </w:r>
    </w:p>
    <w:p w14:paraId="150429F0" w14:textId="77777777" w:rsidR="00735F33" w:rsidRPr="004B4AEC" w:rsidRDefault="00735F33">
      <w:pPr>
        <w:rPr>
          <w:sz w:val="22"/>
          <w:szCs w:val="22"/>
        </w:rPr>
      </w:pPr>
    </w:p>
    <w:p w14:paraId="211E2560" w14:textId="3323346F" w:rsidR="002477BE" w:rsidRPr="004B4AEC" w:rsidRDefault="002477BE">
      <w:pPr>
        <w:rPr>
          <w:sz w:val="22"/>
          <w:szCs w:val="22"/>
        </w:rPr>
      </w:pPr>
      <w:r w:rsidRPr="004B4AEC">
        <w:rPr>
          <w:sz w:val="22"/>
          <w:szCs w:val="22"/>
        </w:rPr>
        <w:t xml:space="preserve">Dans le cas d'une candidature d'un groupement d'opérateurs économiques, chaque membre du groupement doit fournir l'ensemble des documents et renseignements attestant de ses capacités juridiques, professionnelles, techniques et financières. L'appréciation des capacités du groupement est </w:t>
      </w:r>
      <w:proofErr w:type="spellStart"/>
      <w:r w:rsidRPr="004B4AEC">
        <w:rPr>
          <w:sz w:val="22"/>
          <w:szCs w:val="22"/>
        </w:rPr>
        <w:t>gobale</w:t>
      </w:r>
      <w:proofErr w:type="spellEnd"/>
      <w:r w:rsidRPr="004B4AEC">
        <w:rPr>
          <w:sz w:val="22"/>
          <w:szCs w:val="22"/>
        </w:rPr>
        <w:t>. Si le groupement d'opérateurs économiques présente sa candidature sous la forme du DUME, chacun des membres du groupement doit fournir un DUME distinct.</w:t>
      </w:r>
    </w:p>
    <w:p w14:paraId="64D4F698" w14:textId="77777777" w:rsidR="00947EF5" w:rsidRPr="004B4AEC" w:rsidRDefault="00947EF5" w:rsidP="00245649">
      <w:pPr>
        <w:rPr>
          <w:sz w:val="22"/>
          <w:szCs w:val="22"/>
        </w:rPr>
      </w:pPr>
    </w:p>
    <w:p w14:paraId="2E60B231" w14:textId="2934DFDA" w:rsidR="00750839" w:rsidRPr="004B4AEC" w:rsidRDefault="00735F33" w:rsidP="00735F33">
      <w:pPr>
        <w:pStyle w:val="TITRE2"/>
        <w:numPr>
          <w:ilvl w:val="0"/>
          <w:numId w:val="0"/>
        </w:numPr>
        <w:ind w:left="567"/>
        <w:rPr>
          <w:sz w:val="22"/>
          <w:szCs w:val="22"/>
        </w:rPr>
      </w:pPr>
      <w:bookmarkStart w:id="72" w:name="_Toc126923795"/>
      <w:bookmarkStart w:id="73" w:name="_Toc131170892"/>
      <w:r w:rsidRPr="004B4AEC">
        <w:rPr>
          <w:sz w:val="22"/>
          <w:szCs w:val="22"/>
        </w:rPr>
        <w:t xml:space="preserve">5.2 </w:t>
      </w:r>
      <w:r w:rsidR="00750839" w:rsidRPr="004B4AEC">
        <w:rPr>
          <w:sz w:val="22"/>
          <w:szCs w:val="22"/>
        </w:rPr>
        <w:t>Présentation des candidatures</w:t>
      </w:r>
      <w:bookmarkEnd w:id="72"/>
      <w:bookmarkEnd w:id="73"/>
    </w:p>
    <w:p w14:paraId="4EA0D532" w14:textId="77777777" w:rsidR="00750839" w:rsidRPr="004B4AEC" w:rsidRDefault="00750839" w:rsidP="0067508A">
      <w:pPr>
        <w:pStyle w:val="Titre3"/>
        <w:keepNext w:val="0"/>
        <w:numPr>
          <w:ilvl w:val="0"/>
          <w:numId w:val="6"/>
        </w:numPr>
        <w:spacing w:after="120"/>
        <w:rPr>
          <w:sz w:val="22"/>
          <w:szCs w:val="22"/>
        </w:rPr>
      </w:pPr>
      <w:bookmarkStart w:id="74" w:name="_Toc126923796"/>
      <w:bookmarkStart w:id="75" w:name="_Toc131170893"/>
      <w:r w:rsidRPr="004B4AEC">
        <w:rPr>
          <w:sz w:val="22"/>
          <w:szCs w:val="22"/>
        </w:rPr>
        <w:t>Candidature hors Document Unique de Marché Européen (DUME)</w:t>
      </w:r>
      <w:bookmarkEnd w:id="74"/>
      <w:bookmarkEnd w:id="75"/>
    </w:p>
    <w:p w14:paraId="0B1FBF60" w14:textId="77777777" w:rsidR="00750839" w:rsidRPr="004B4AEC" w:rsidRDefault="00750839" w:rsidP="00750839">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3191"/>
        <w:gridCol w:w="5261"/>
      </w:tblGrid>
      <w:tr w:rsidR="00750839" w:rsidRPr="004B4AEC" w14:paraId="64B141E0" w14:textId="77777777" w:rsidTr="00E9386B">
        <w:trPr>
          <w:trHeight w:val="420"/>
        </w:trPr>
        <w:tc>
          <w:tcPr>
            <w:tcW w:w="1136" w:type="dxa"/>
            <w:shd w:val="clear" w:color="auto" w:fill="auto"/>
            <w:vAlign w:val="center"/>
          </w:tcPr>
          <w:p w14:paraId="5BFD820B" w14:textId="77777777" w:rsidR="00750839" w:rsidRPr="004B4AEC" w:rsidRDefault="00750839">
            <w:pPr>
              <w:jc w:val="center"/>
              <w:rPr>
                <w:b/>
                <w:bCs/>
                <w:sz w:val="22"/>
                <w:szCs w:val="22"/>
                <w:lang w:eastAsia="x-none"/>
              </w:rPr>
            </w:pPr>
            <w:proofErr w:type="spellStart"/>
            <w:r w:rsidRPr="004B4AEC">
              <w:rPr>
                <w:b/>
                <w:bCs/>
                <w:sz w:val="22"/>
                <w:szCs w:val="22"/>
                <w:lang w:eastAsia="x-none"/>
              </w:rPr>
              <w:t>N°de</w:t>
            </w:r>
            <w:proofErr w:type="spellEnd"/>
            <w:r w:rsidRPr="004B4AEC">
              <w:rPr>
                <w:b/>
                <w:bCs/>
                <w:sz w:val="22"/>
                <w:szCs w:val="22"/>
                <w:lang w:eastAsia="x-none"/>
              </w:rPr>
              <w:t xml:space="preserve"> pièce</w:t>
            </w:r>
          </w:p>
        </w:tc>
        <w:tc>
          <w:tcPr>
            <w:tcW w:w="3191" w:type="dxa"/>
            <w:shd w:val="clear" w:color="auto" w:fill="auto"/>
            <w:vAlign w:val="center"/>
          </w:tcPr>
          <w:p w14:paraId="2772B45E" w14:textId="77777777" w:rsidR="00750839" w:rsidRPr="004B4AEC" w:rsidRDefault="00750839">
            <w:pPr>
              <w:jc w:val="center"/>
              <w:rPr>
                <w:b/>
                <w:bCs/>
                <w:sz w:val="22"/>
                <w:szCs w:val="22"/>
                <w:lang w:eastAsia="x-none"/>
              </w:rPr>
            </w:pPr>
            <w:r w:rsidRPr="004B4AEC">
              <w:rPr>
                <w:b/>
                <w:bCs/>
                <w:sz w:val="22"/>
                <w:szCs w:val="22"/>
                <w:lang w:eastAsia="x-none"/>
              </w:rPr>
              <w:t>Objet</w:t>
            </w:r>
          </w:p>
        </w:tc>
        <w:tc>
          <w:tcPr>
            <w:tcW w:w="5261" w:type="dxa"/>
            <w:shd w:val="clear" w:color="auto" w:fill="auto"/>
            <w:vAlign w:val="center"/>
          </w:tcPr>
          <w:p w14:paraId="767E41DA" w14:textId="77777777" w:rsidR="00750839" w:rsidRPr="004B4AEC" w:rsidRDefault="00750839">
            <w:pPr>
              <w:jc w:val="center"/>
              <w:rPr>
                <w:b/>
                <w:bCs/>
                <w:sz w:val="22"/>
                <w:szCs w:val="22"/>
                <w:lang w:eastAsia="x-none"/>
              </w:rPr>
            </w:pPr>
            <w:r w:rsidRPr="004B4AEC">
              <w:rPr>
                <w:b/>
                <w:bCs/>
                <w:sz w:val="22"/>
                <w:szCs w:val="22"/>
                <w:lang w:eastAsia="x-none"/>
              </w:rPr>
              <w:t>Version</w:t>
            </w:r>
          </w:p>
        </w:tc>
      </w:tr>
      <w:tr w:rsidR="00750839" w:rsidRPr="004B4AEC" w14:paraId="23C6FA5B" w14:textId="77777777" w:rsidTr="00E9386B">
        <w:trPr>
          <w:trHeight w:val="215"/>
        </w:trPr>
        <w:tc>
          <w:tcPr>
            <w:tcW w:w="1136" w:type="dxa"/>
            <w:shd w:val="clear" w:color="auto" w:fill="auto"/>
            <w:vAlign w:val="center"/>
          </w:tcPr>
          <w:p w14:paraId="7F392DF9" w14:textId="1C40DB28" w:rsidR="00750839" w:rsidRPr="004B4AEC" w:rsidRDefault="002F11FA">
            <w:pPr>
              <w:jc w:val="center"/>
              <w:rPr>
                <w:b/>
                <w:bCs/>
                <w:sz w:val="22"/>
                <w:szCs w:val="22"/>
                <w:lang w:eastAsia="x-none"/>
              </w:rPr>
            </w:pPr>
            <w:r w:rsidRPr="004B4AEC">
              <w:rPr>
                <w:b/>
                <w:bCs/>
                <w:sz w:val="22"/>
                <w:szCs w:val="22"/>
                <w:lang w:eastAsia="x-none"/>
              </w:rPr>
              <w:t>5</w:t>
            </w:r>
          </w:p>
        </w:tc>
        <w:tc>
          <w:tcPr>
            <w:tcW w:w="3191" w:type="dxa"/>
            <w:shd w:val="clear" w:color="auto" w:fill="auto"/>
            <w:vAlign w:val="center"/>
          </w:tcPr>
          <w:p w14:paraId="2356141B" w14:textId="5532A48E" w:rsidR="00750839" w:rsidRPr="004B4AEC" w:rsidRDefault="00750839" w:rsidP="000A4E60">
            <w:pPr>
              <w:jc w:val="center"/>
              <w:rPr>
                <w:sz w:val="22"/>
                <w:szCs w:val="22"/>
                <w:lang w:eastAsia="x-none"/>
              </w:rPr>
            </w:pPr>
            <w:r w:rsidRPr="004B4AEC">
              <w:rPr>
                <w:sz w:val="22"/>
                <w:szCs w:val="22"/>
                <w:lang w:eastAsia="x-none"/>
              </w:rPr>
              <w:t>DC 1 Lettre de candidature</w:t>
            </w:r>
          </w:p>
        </w:tc>
        <w:tc>
          <w:tcPr>
            <w:tcW w:w="5261" w:type="dxa"/>
            <w:shd w:val="clear" w:color="auto" w:fill="auto"/>
            <w:vAlign w:val="center"/>
          </w:tcPr>
          <w:p w14:paraId="384E029C" w14:textId="00DE1991" w:rsidR="00750839" w:rsidRPr="004B4AEC" w:rsidRDefault="00750839" w:rsidP="00CD527E">
            <w:pPr>
              <w:rPr>
                <w:sz w:val="22"/>
                <w:szCs w:val="22"/>
                <w:lang w:eastAsia="x-none"/>
              </w:rPr>
            </w:pPr>
            <w:r w:rsidRPr="004B4AEC">
              <w:rPr>
                <w:sz w:val="22"/>
                <w:szCs w:val="22"/>
              </w:rPr>
              <w:t xml:space="preserve">version en vigueur disponible sur le site </w:t>
            </w:r>
            <w:hyperlink r:id="rId24" w:history="1">
              <w:r w:rsidRPr="004B4AEC">
                <w:rPr>
                  <w:rStyle w:val="Lienhypertexte"/>
                  <w:sz w:val="22"/>
                  <w:szCs w:val="22"/>
                </w:rPr>
                <w:t>https://www.economie.gouv.fr/daj/formulaires-declaration-du-candidat</w:t>
              </w:r>
            </w:hyperlink>
            <w:r w:rsidRPr="004B4AEC">
              <w:rPr>
                <w:sz w:val="22"/>
                <w:szCs w:val="22"/>
              </w:rPr>
              <w:t>, complété dans son intégralité</w:t>
            </w:r>
            <w:r w:rsidRPr="004B4AEC">
              <w:rPr>
                <w:rFonts w:cs="Calibri"/>
                <w:sz w:val="22"/>
                <w:szCs w:val="22"/>
              </w:rPr>
              <w:t> </w:t>
            </w:r>
            <w:r w:rsidRPr="004B4AEC">
              <w:rPr>
                <w:sz w:val="22"/>
                <w:szCs w:val="22"/>
              </w:rPr>
              <w:t>;</w:t>
            </w:r>
          </w:p>
        </w:tc>
      </w:tr>
      <w:tr w:rsidR="00750839" w:rsidRPr="004B4AEC" w14:paraId="0104416F" w14:textId="77777777" w:rsidTr="00E9386B">
        <w:trPr>
          <w:trHeight w:val="204"/>
        </w:trPr>
        <w:tc>
          <w:tcPr>
            <w:tcW w:w="1136" w:type="dxa"/>
            <w:shd w:val="clear" w:color="auto" w:fill="auto"/>
            <w:vAlign w:val="center"/>
          </w:tcPr>
          <w:p w14:paraId="237F4D2D" w14:textId="7F245A67" w:rsidR="00750839" w:rsidRPr="004B4AEC" w:rsidRDefault="002F11FA">
            <w:pPr>
              <w:jc w:val="center"/>
              <w:rPr>
                <w:b/>
                <w:bCs/>
                <w:sz w:val="22"/>
                <w:szCs w:val="22"/>
                <w:lang w:eastAsia="x-none"/>
              </w:rPr>
            </w:pPr>
            <w:r w:rsidRPr="004B4AEC">
              <w:rPr>
                <w:b/>
                <w:bCs/>
                <w:sz w:val="22"/>
                <w:szCs w:val="22"/>
                <w:lang w:eastAsia="x-none"/>
              </w:rPr>
              <w:t>6</w:t>
            </w:r>
          </w:p>
        </w:tc>
        <w:tc>
          <w:tcPr>
            <w:tcW w:w="3191" w:type="dxa"/>
            <w:shd w:val="clear" w:color="auto" w:fill="auto"/>
            <w:vAlign w:val="center"/>
          </w:tcPr>
          <w:p w14:paraId="65C08233" w14:textId="77777777" w:rsidR="00750839" w:rsidRPr="004B4AEC" w:rsidRDefault="00750839" w:rsidP="000A4E60">
            <w:pPr>
              <w:jc w:val="center"/>
              <w:rPr>
                <w:sz w:val="22"/>
                <w:szCs w:val="22"/>
                <w:lang w:eastAsia="x-none"/>
              </w:rPr>
            </w:pPr>
            <w:r w:rsidRPr="004B4AEC">
              <w:rPr>
                <w:sz w:val="22"/>
                <w:szCs w:val="22"/>
                <w:lang w:eastAsia="x-none"/>
              </w:rPr>
              <w:t>DC 2 Déclaration du candidat individuel ou du membre du groupement</w:t>
            </w:r>
          </w:p>
        </w:tc>
        <w:tc>
          <w:tcPr>
            <w:tcW w:w="5261" w:type="dxa"/>
            <w:shd w:val="clear" w:color="auto" w:fill="auto"/>
            <w:vAlign w:val="center"/>
          </w:tcPr>
          <w:p w14:paraId="254FC9FA" w14:textId="63878A58" w:rsidR="00750839" w:rsidRPr="004B4AEC" w:rsidRDefault="00750839" w:rsidP="00CD527E">
            <w:pPr>
              <w:rPr>
                <w:sz w:val="22"/>
                <w:szCs w:val="22"/>
                <w:lang w:eastAsia="x-none"/>
              </w:rPr>
            </w:pPr>
            <w:r w:rsidRPr="004B4AEC">
              <w:rPr>
                <w:sz w:val="22"/>
                <w:szCs w:val="22"/>
              </w:rPr>
              <w:t xml:space="preserve">version en vigueur disponible sur le site </w:t>
            </w:r>
            <w:hyperlink r:id="rId25" w:history="1">
              <w:r w:rsidRPr="004B4AEC">
                <w:rPr>
                  <w:rStyle w:val="Lienhypertexte"/>
                  <w:sz w:val="22"/>
                  <w:szCs w:val="22"/>
                </w:rPr>
                <w:t>https://www.economie.gouv.fr/daj/formulaires-declaration-du-candidat</w:t>
              </w:r>
            </w:hyperlink>
            <w:r w:rsidRPr="004B4AEC">
              <w:rPr>
                <w:sz w:val="22"/>
                <w:szCs w:val="22"/>
              </w:rPr>
              <w:t>, complété dans son intégralité</w:t>
            </w:r>
            <w:r w:rsidRPr="004B4AEC">
              <w:rPr>
                <w:rFonts w:cs="Calibri"/>
                <w:sz w:val="22"/>
                <w:szCs w:val="22"/>
              </w:rPr>
              <w:t> </w:t>
            </w:r>
            <w:r w:rsidRPr="004B4AEC">
              <w:rPr>
                <w:sz w:val="22"/>
                <w:szCs w:val="22"/>
              </w:rPr>
              <w:t>;</w:t>
            </w:r>
          </w:p>
        </w:tc>
      </w:tr>
      <w:tr w:rsidR="00750839" w:rsidRPr="004B4AEC" w14:paraId="6281DC01" w14:textId="77777777" w:rsidTr="00E9386B">
        <w:trPr>
          <w:trHeight w:val="204"/>
        </w:trPr>
        <w:tc>
          <w:tcPr>
            <w:tcW w:w="1136" w:type="dxa"/>
            <w:shd w:val="clear" w:color="auto" w:fill="auto"/>
            <w:vAlign w:val="center"/>
          </w:tcPr>
          <w:p w14:paraId="1B4EE8FD" w14:textId="30AD2F8F" w:rsidR="00750839" w:rsidRPr="004B4AEC" w:rsidRDefault="002F11FA">
            <w:pPr>
              <w:jc w:val="center"/>
              <w:rPr>
                <w:b/>
                <w:bCs/>
                <w:sz w:val="22"/>
                <w:szCs w:val="22"/>
                <w:lang w:eastAsia="x-none"/>
              </w:rPr>
            </w:pPr>
            <w:r w:rsidRPr="004B4AEC">
              <w:rPr>
                <w:b/>
                <w:bCs/>
                <w:sz w:val="22"/>
                <w:szCs w:val="22"/>
                <w:lang w:eastAsia="x-none"/>
              </w:rPr>
              <w:t>7</w:t>
            </w:r>
          </w:p>
          <w:p w14:paraId="3D4CE516" w14:textId="77777777" w:rsidR="00750839" w:rsidRPr="004B4AEC" w:rsidRDefault="00750839">
            <w:pPr>
              <w:jc w:val="center"/>
              <w:rPr>
                <w:b/>
                <w:bCs/>
                <w:sz w:val="22"/>
                <w:szCs w:val="22"/>
                <w:lang w:eastAsia="x-none"/>
              </w:rPr>
            </w:pPr>
            <w:r w:rsidRPr="004B4AEC">
              <w:rPr>
                <w:b/>
                <w:bCs/>
                <w:sz w:val="22"/>
                <w:szCs w:val="22"/>
                <w:lang w:eastAsia="x-none"/>
              </w:rPr>
              <w:t>(le cas échéant)</w:t>
            </w:r>
          </w:p>
        </w:tc>
        <w:tc>
          <w:tcPr>
            <w:tcW w:w="3191" w:type="dxa"/>
            <w:shd w:val="clear" w:color="auto" w:fill="auto"/>
            <w:vAlign w:val="center"/>
          </w:tcPr>
          <w:p w14:paraId="49FD64A8" w14:textId="77777777" w:rsidR="00750839" w:rsidRPr="004B4AEC" w:rsidRDefault="00750839" w:rsidP="000A4E60">
            <w:pPr>
              <w:jc w:val="center"/>
              <w:rPr>
                <w:sz w:val="22"/>
                <w:szCs w:val="22"/>
                <w:lang w:eastAsia="x-none"/>
              </w:rPr>
            </w:pPr>
            <w:r w:rsidRPr="004B4AEC">
              <w:rPr>
                <w:rFonts w:eastAsia="Arial"/>
                <w:b/>
                <w:bCs/>
                <w:sz w:val="22"/>
                <w:szCs w:val="22"/>
              </w:rPr>
              <w:t>Pouvoirs</w:t>
            </w:r>
            <w:r w:rsidRPr="004B4AEC">
              <w:rPr>
                <w:rFonts w:eastAsia="Arial"/>
                <w:sz w:val="22"/>
                <w:szCs w:val="22"/>
              </w:rPr>
              <w:t xml:space="preserve"> de la personne habilitée à engager la société</w:t>
            </w:r>
            <w:r w:rsidRPr="004B4AEC">
              <w:rPr>
                <w:rFonts w:eastAsia="Arial" w:cs="Calibri"/>
                <w:sz w:val="22"/>
                <w:szCs w:val="22"/>
              </w:rPr>
              <w:t> </w:t>
            </w:r>
            <w:r w:rsidRPr="004B4AEC">
              <w:rPr>
                <w:rFonts w:eastAsia="Arial"/>
                <w:sz w:val="22"/>
                <w:szCs w:val="22"/>
              </w:rPr>
              <w:t>;</w:t>
            </w:r>
          </w:p>
        </w:tc>
        <w:tc>
          <w:tcPr>
            <w:tcW w:w="5261" w:type="dxa"/>
            <w:shd w:val="clear" w:color="auto" w:fill="auto"/>
            <w:vAlign w:val="center"/>
          </w:tcPr>
          <w:p w14:paraId="190B5328" w14:textId="001CBFB7" w:rsidR="00750839" w:rsidRPr="004B4AEC" w:rsidRDefault="00750839" w:rsidP="00CD527E">
            <w:pPr>
              <w:rPr>
                <w:sz w:val="22"/>
                <w:szCs w:val="22"/>
              </w:rPr>
            </w:pPr>
            <w:r w:rsidRPr="004B4AEC">
              <w:rPr>
                <w:sz w:val="22"/>
                <w:szCs w:val="22"/>
              </w:rPr>
              <w:t>Délégation conforme</w:t>
            </w:r>
          </w:p>
        </w:tc>
      </w:tr>
      <w:tr w:rsidR="00750839" w:rsidRPr="004B4AEC" w14:paraId="5C1ADF9E" w14:textId="77777777" w:rsidTr="00E9386B">
        <w:trPr>
          <w:trHeight w:val="204"/>
        </w:trPr>
        <w:tc>
          <w:tcPr>
            <w:tcW w:w="1136" w:type="dxa"/>
            <w:shd w:val="clear" w:color="auto" w:fill="auto"/>
            <w:vAlign w:val="center"/>
          </w:tcPr>
          <w:p w14:paraId="2AE1EE3A" w14:textId="7F064A73" w:rsidR="00750839" w:rsidRPr="004B4AEC" w:rsidRDefault="002F11FA">
            <w:pPr>
              <w:jc w:val="center"/>
              <w:rPr>
                <w:b/>
                <w:bCs/>
                <w:sz w:val="22"/>
                <w:szCs w:val="22"/>
                <w:lang w:eastAsia="x-none"/>
              </w:rPr>
            </w:pPr>
            <w:r w:rsidRPr="004B4AEC">
              <w:rPr>
                <w:b/>
                <w:bCs/>
                <w:sz w:val="22"/>
                <w:szCs w:val="22"/>
                <w:lang w:eastAsia="x-none"/>
              </w:rPr>
              <w:t>8</w:t>
            </w:r>
          </w:p>
          <w:p w14:paraId="387CF512" w14:textId="77777777" w:rsidR="00750839" w:rsidRPr="004B4AEC" w:rsidRDefault="00750839">
            <w:pPr>
              <w:jc w:val="center"/>
              <w:rPr>
                <w:b/>
                <w:bCs/>
                <w:sz w:val="22"/>
                <w:szCs w:val="22"/>
                <w:lang w:eastAsia="x-none"/>
              </w:rPr>
            </w:pPr>
            <w:r w:rsidRPr="004B4AEC">
              <w:rPr>
                <w:b/>
                <w:bCs/>
                <w:sz w:val="22"/>
                <w:szCs w:val="22"/>
                <w:lang w:eastAsia="x-none"/>
              </w:rPr>
              <w:t>(le cas échéant)</w:t>
            </w:r>
          </w:p>
        </w:tc>
        <w:tc>
          <w:tcPr>
            <w:tcW w:w="3191" w:type="dxa"/>
            <w:shd w:val="clear" w:color="auto" w:fill="auto"/>
            <w:vAlign w:val="center"/>
          </w:tcPr>
          <w:p w14:paraId="2507EE18" w14:textId="6085908A" w:rsidR="00750839" w:rsidRPr="004B4AEC" w:rsidRDefault="00750839" w:rsidP="00022F59">
            <w:pPr>
              <w:jc w:val="center"/>
              <w:rPr>
                <w:sz w:val="22"/>
                <w:szCs w:val="22"/>
                <w:lang w:eastAsia="x-none"/>
              </w:rPr>
            </w:pPr>
            <w:r w:rsidRPr="004B4AEC">
              <w:rPr>
                <w:sz w:val="22"/>
                <w:szCs w:val="22"/>
                <w:lang w:eastAsia="x-none"/>
              </w:rPr>
              <w:t>DC 4 Déclaration de sous-traitance</w:t>
            </w:r>
          </w:p>
        </w:tc>
        <w:tc>
          <w:tcPr>
            <w:tcW w:w="5261" w:type="dxa"/>
            <w:shd w:val="clear" w:color="auto" w:fill="auto"/>
            <w:vAlign w:val="center"/>
          </w:tcPr>
          <w:p w14:paraId="3C45C81D" w14:textId="61D3346D" w:rsidR="00750839" w:rsidRPr="004B4AEC" w:rsidRDefault="00750839" w:rsidP="00CD527E">
            <w:pPr>
              <w:rPr>
                <w:sz w:val="22"/>
                <w:szCs w:val="22"/>
                <w:lang w:eastAsia="x-none"/>
              </w:rPr>
            </w:pPr>
            <w:r w:rsidRPr="004B4AEC">
              <w:rPr>
                <w:sz w:val="22"/>
                <w:szCs w:val="22"/>
              </w:rPr>
              <w:t xml:space="preserve">version en vigueur disponible sur le site </w:t>
            </w:r>
            <w:hyperlink r:id="rId26" w:history="1">
              <w:r w:rsidRPr="004B4AEC">
                <w:rPr>
                  <w:rStyle w:val="Lienhypertexte"/>
                  <w:sz w:val="22"/>
                  <w:szCs w:val="22"/>
                </w:rPr>
                <w:t>https://www.economie.gouv.fr/daj/formulaires-declaration-du-candidat</w:t>
              </w:r>
            </w:hyperlink>
            <w:r w:rsidRPr="004B4AEC">
              <w:rPr>
                <w:sz w:val="22"/>
                <w:szCs w:val="22"/>
              </w:rPr>
              <w:t>, complété dans son intégralité</w:t>
            </w:r>
            <w:r w:rsidRPr="004B4AEC">
              <w:rPr>
                <w:rFonts w:cs="Calibri"/>
                <w:sz w:val="22"/>
                <w:szCs w:val="22"/>
              </w:rPr>
              <w:t> </w:t>
            </w:r>
            <w:r w:rsidRPr="004B4AEC">
              <w:rPr>
                <w:sz w:val="22"/>
                <w:szCs w:val="22"/>
              </w:rPr>
              <w:t>;</w:t>
            </w:r>
          </w:p>
        </w:tc>
      </w:tr>
      <w:tr w:rsidR="00FF0E3B" w:rsidRPr="004B4AEC" w14:paraId="79D69FDC" w14:textId="77777777" w:rsidTr="00E9386B">
        <w:trPr>
          <w:trHeight w:val="204"/>
        </w:trPr>
        <w:tc>
          <w:tcPr>
            <w:tcW w:w="1136" w:type="dxa"/>
            <w:tcBorders>
              <w:top w:val="single" w:sz="4" w:space="0" w:color="auto"/>
              <w:left w:val="single" w:sz="4" w:space="0" w:color="auto"/>
              <w:bottom w:val="single" w:sz="4" w:space="0" w:color="auto"/>
              <w:right w:val="single" w:sz="4" w:space="0" w:color="auto"/>
            </w:tcBorders>
            <w:shd w:val="clear" w:color="auto" w:fill="auto"/>
            <w:vAlign w:val="center"/>
          </w:tcPr>
          <w:p w14:paraId="2BC56B34" w14:textId="6206AC3C" w:rsidR="00FF0E3B" w:rsidRPr="004B4AEC" w:rsidRDefault="00FF0E3B">
            <w:pPr>
              <w:jc w:val="center"/>
              <w:rPr>
                <w:b/>
                <w:bCs/>
                <w:sz w:val="22"/>
                <w:szCs w:val="22"/>
                <w:lang w:eastAsia="x-none"/>
              </w:rPr>
            </w:pPr>
            <w:r w:rsidRPr="004B4AEC">
              <w:rPr>
                <w:b/>
                <w:bCs/>
                <w:sz w:val="22"/>
                <w:szCs w:val="22"/>
                <w:lang w:eastAsia="x-none"/>
              </w:rPr>
              <w:t>9</w:t>
            </w:r>
          </w:p>
        </w:tc>
        <w:tc>
          <w:tcPr>
            <w:tcW w:w="3191" w:type="dxa"/>
            <w:tcBorders>
              <w:top w:val="single" w:sz="4" w:space="0" w:color="auto"/>
              <w:left w:val="single" w:sz="4" w:space="0" w:color="auto"/>
              <w:bottom w:val="single" w:sz="4" w:space="0" w:color="auto"/>
              <w:right w:val="single" w:sz="4" w:space="0" w:color="auto"/>
            </w:tcBorders>
            <w:shd w:val="clear" w:color="auto" w:fill="auto"/>
            <w:vAlign w:val="center"/>
          </w:tcPr>
          <w:p w14:paraId="4FAE732B" w14:textId="0B13D6EB" w:rsidR="00FF0E3B" w:rsidRPr="004B4AEC" w:rsidRDefault="00C10887">
            <w:pPr>
              <w:jc w:val="center"/>
              <w:rPr>
                <w:sz w:val="22"/>
                <w:szCs w:val="22"/>
                <w:lang w:eastAsia="x-none"/>
              </w:rPr>
            </w:pPr>
            <w:r w:rsidRPr="004B4AEC">
              <w:rPr>
                <w:sz w:val="22"/>
                <w:szCs w:val="22"/>
                <w:lang w:eastAsia="x-none"/>
              </w:rPr>
              <w:t xml:space="preserve">Mémoire </w:t>
            </w:r>
            <w:r w:rsidR="00FF0E3B" w:rsidRPr="004B4AEC">
              <w:rPr>
                <w:sz w:val="22"/>
                <w:szCs w:val="22"/>
                <w:lang w:eastAsia="x-none"/>
              </w:rPr>
              <w:t>de réponse à la candidature</w:t>
            </w:r>
          </w:p>
        </w:tc>
        <w:tc>
          <w:tcPr>
            <w:tcW w:w="5261" w:type="dxa"/>
            <w:tcBorders>
              <w:top w:val="single" w:sz="4" w:space="0" w:color="auto"/>
              <w:left w:val="single" w:sz="4" w:space="0" w:color="auto"/>
              <w:bottom w:val="single" w:sz="4" w:space="0" w:color="auto"/>
              <w:right w:val="single" w:sz="4" w:space="0" w:color="auto"/>
            </w:tcBorders>
            <w:shd w:val="clear" w:color="auto" w:fill="auto"/>
            <w:vAlign w:val="center"/>
          </w:tcPr>
          <w:p w14:paraId="4A2CE1BC" w14:textId="77777777" w:rsidR="008222D6" w:rsidRPr="004B4AEC" w:rsidRDefault="00FF0E3B" w:rsidP="00FF0E3B">
            <w:pPr>
              <w:rPr>
                <w:sz w:val="22"/>
                <w:szCs w:val="22"/>
              </w:rPr>
            </w:pPr>
            <w:r w:rsidRPr="004B4AEC">
              <w:rPr>
                <w:sz w:val="22"/>
                <w:szCs w:val="22"/>
              </w:rPr>
              <w:t xml:space="preserve">Trame de réponse à la candidature fournie en annexe </w:t>
            </w:r>
            <w:r w:rsidR="00D71E4F" w:rsidRPr="004B4AEC">
              <w:rPr>
                <w:sz w:val="22"/>
                <w:szCs w:val="22"/>
              </w:rPr>
              <w:t>intitulée Annexe n°</w:t>
            </w:r>
            <w:r w:rsidR="008222D6" w:rsidRPr="004B4AEC">
              <w:rPr>
                <w:sz w:val="22"/>
                <w:szCs w:val="22"/>
              </w:rPr>
              <w:t xml:space="preserve">1 </w:t>
            </w:r>
            <w:r w:rsidR="00D71E4F" w:rsidRPr="004B4AEC">
              <w:rPr>
                <w:i/>
                <w:sz w:val="22"/>
                <w:szCs w:val="22"/>
              </w:rPr>
              <w:t>Cadre de présentation des références</w:t>
            </w:r>
            <w:r w:rsidR="00D71E4F" w:rsidRPr="004B4AEC">
              <w:rPr>
                <w:sz w:val="22"/>
                <w:szCs w:val="22"/>
              </w:rPr>
              <w:t xml:space="preserve"> </w:t>
            </w:r>
            <w:r w:rsidRPr="004B4AEC">
              <w:rPr>
                <w:sz w:val="22"/>
                <w:szCs w:val="22"/>
              </w:rPr>
              <w:t>du RC.</w:t>
            </w:r>
            <w:r w:rsidR="00F30A5E" w:rsidRPr="004B4AEC">
              <w:rPr>
                <w:sz w:val="22"/>
                <w:szCs w:val="22"/>
              </w:rPr>
              <w:t xml:space="preserve"> </w:t>
            </w:r>
          </w:p>
          <w:p w14:paraId="3D9540E5" w14:textId="77777777" w:rsidR="008222D6" w:rsidRPr="004B4AEC" w:rsidRDefault="008222D6" w:rsidP="00FF0E3B">
            <w:pPr>
              <w:rPr>
                <w:sz w:val="22"/>
                <w:szCs w:val="22"/>
              </w:rPr>
            </w:pPr>
          </w:p>
          <w:p w14:paraId="66EA3DF5" w14:textId="1EF87B0C" w:rsidR="00FF0E3B" w:rsidRPr="004B4AEC" w:rsidRDefault="00F30A5E" w:rsidP="00FF0E3B">
            <w:pPr>
              <w:rPr>
                <w:sz w:val="22"/>
                <w:szCs w:val="22"/>
              </w:rPr>
            </w:pPr>
            <w:r w:rsidRPr="004B4AEC">
              <w:rPr>
                <w:sz w:val="22"/>
                <w:szCs w:val="22"/>
              </w:rPr>
              <w:t xml:space="preserve">La réponse devra contenir </w:t>
            </w:r>
            <w:r w:rsidRPr="004B4AEC">
              <w:rPr>
                <w:sz w:val="22"/>
                <w:szCs w:val="22"/>
                <w:highlight w:val="yellow"/>
              </w:rPr>
              <w:t>30 à 35 pages maximum.</w:t>
            </w:r>
          </w:p>
          <w:p w14:paraId="50DBFD98" w14:textId="77777777" w:rsidR="004E47A0" w:rsidRPr="004B4AEC" w:rsidRDefault="004E47A0" w:rsidP="004E47A0">
            <w:pPr>
              <w:rPr>
                <w:sz w:val="22"/>
                <w:szCs w:val="22"/>
                <w:highlight w:val="lightGray"/>
              </w:rPr>
            </w:pPr>
          </w:p>
          <w:p w14:paraId="72852B2F" w14:textId="356CDE72" w:rsidR="00D71E4F" w:rsidRPr="004B4AEC" w:rsidRDefault="004E47A0" w:rsidP="00FF0E3B">
            <w:pPr>
              <w:rPr>
                <w:sz w:val="22"/>
                <w:szCs w:val="22"/>
              </w:rPr>
            </w:pPr>
            <w:r w:rsidRPr="004B4AEC">
              <w:rPr>
                <w:sz w:val="22"/>
                <w:szCs w:val="22"/>
                <w:highlight w:val="lightGray"/>
              </w:rPr>
              <w:t>Le total des annexes ne doit pas dépasser 5 pages (typo Times New Roman, taille 12.</w:t>
            </w:r>
          </w:p>
        </w:tc>
      </w:tr>
    </w:tbl>
    <w:p w14:paraId="3CB9BB5B" w14:textId="77777777" w:rsidR="00D71E4F" w:rsidRPr="004B4AEC" w:rsidRDefault="00D71E4F" w:rsidP="00750839">
      <w:pPr>
        <w:rPr>
          <w:sz w:val="22"/>
          <w:szCs w:val="22"/>
        </w:rPr>
      </w:pPr>
    </w:p>
    <w:p w14:paraId="6F03D698" w14:textId="77777777" w:rsidR="00750839" w:rsidRPr="004B4AEC" w:rsidRDefault="00750839" w:rsidP="0067508A">
      <w:pPr>
        <w:pStyle w:val="Titre3"/>
        <w:keepNext w:val="0"/>
        <w:numPr>
          <w:ilvl w:val="0"/>
          <w:numId w:val="11"/>
        </w:numPr>
        <w:spacing w:after="120"/>
        <w:rPr>
          <w:sz w:val="22"/>
          <w:szCs w:val="22"/>
        </w:rPr>
      </w:pPr>
      <w:bookmarkStart w:id="76" w:name="_Toc126923797"/>
      <w:bookmarkStart w:id="77" w:name="_Toc131170894"/>
      <w:r w:rsidRPr="004B4AEC">
        <w:rPr>
          <w:sz w:val="22"/>
          <w:szCs w:val="22"/>
        </w:rPr>
        <w:t>Candidature sous forme de Document Unique de Marché Européen (DUME)</w:t>
      </w:r>
      <w:bookmarkEnd w:id="76"/>
      <w:bookmarkEnd w:id="77"/>
    </w:p>
    <w:p w14:paraId="014C6DAC" w14:textId="77777777" w:rsidR="00750839" w:rsidRPr="004B4AEC" w:rsidRDefault="00750839" w:rsidP="00750839">
      <w:pPr>
        <w:autoSpaceDE w:val="0"/>
        <w:autoSpaceDN w:val="0"/>
        <w:adjustRightInd w:val="0"/>
        <w:ind w:left="1701" w:right="566"/>
        <w:rPr>
          <w:b/>
          <w:bCs/>
          <w:color w:val="000000"/>
          <w:sz w:val="22"/>
          <w:szCs w:val="22"/>
        </w:rPr>
      </w:pPr>
    </w:p>
    <w:p w14:paraId="6C181B0D" w14:textId="45A982F8" w:rsidR="00750839" w:rsidRPr="004B4AEC" w:rsidRDefault="00750839">
      <w:pPr>
        <w:rPr>
          <w:sz w:val="22"/>
          <w:szCs w:val="22"/>
        </w:rPr>
      </w:pPr>
      <w:r w:rsidRPr="004B4AEC">
        <w:rPr>
          <w:sz w:val="22"/>
          <w:szCs w:val="22"/>
        </w:rPr>
        <w:t xml:space="preserve">Les candidats peuvent présenter leur candidature sous la forme d’un document unique de marché européen (DUME) établi conformément au modèle fixé par le règlement d’exécution 2016/07 de la Commission européenne du 5 janvier 2016 établissant le formulaire type pour le document unique de marché européen susvisé. Le DUME est disponible sur le site https://dume.chorus-pro.gouv.fr/. </w:t>
      </w:r>
    </w:p>
    <w:p w14:paraId="73D2AB12" w14:textId="77777777" w:rsidR="00750839" w:rsidRPr="004B4AEC" w:rsidRDefault="00750839" w:rsidP="00245649">
      <w:pPr>
        <w:rPr>
          <w:sz w:val="22"/>
          <w:szCs w:val="22"/>
        </w:rPr>
      </w:pPr>
    </w:p>
    <w:p w14:paraId="73F9C5C0" w14:textId="77777777" w:rsidR="00750839" w:rsidRPr="004B4AEC" w:rsidRDefault="00750839">
      <w:pPr>
        <w:rPr>
          <w:sz w:val="22"/>
          <w:szCs w:val="22"/>
        </w:rPr>
      </w:pPr>
      <w:r w:rsidRPr="004B4AEC">
        <w:rPr>
          <w:sz w:val="22"/>
          <w:szCs w:val="22"/>
        </w:rPr>
        <w:t>Pour remplir le D de la Partie III intitulé « Autres motifs d’exclusion pouvant être prévus par le droit interne de l’état membre du pouvoir adjudicateur », le candidat se réfère utilement aux motifs d’exclusion purement nationaux qui sont compris dans les articles 45 et 48 de l’ordonnance n° 2015-899 du 23 juillet 2015 relative aux marchés publics.</w:t>
      </w:r>
    </w:p>
    <w:p w14:paraId="50244C76" w14:textId="77777777" w:rsidR="00750839" w:rsidRPr="004B4AEC" w:rsidRDefault="00750839" w:rsidP="00245649">
      <w:pPr>
        <w:rPr>
          <w:sz w:val="22"/>
          <w:szCs w:val="22"/>
        </w:rPr>
      </w:pPr>
    </w:p>
    <w:p w14:paraId="1B96327F" w14:textId="77777777" w:rsidR="00750839" w:rsidRPr="004B4AEC" w:rsidRDefault="00750839">
      <w:pPr>
        <w:rPr>
          <w:sz w:val="22"/>
          <w:szCs w:val="22"/>
        </w:rPr>
      </w:pPr>
      <w:r w:rsidRPr="004B4AEC">
        <w:rPr>
          <w:sz w:val="22"/>
          <w:szCs w:val="22"/>
        </w:rPr>
        <w:t>Pour remplir la partie IV intitulée critères de sélection (c’est-à-dire aptitude professionnelle et capacités), les candidats peuvent remplir</w:t>
      </w:r>
      <w:r w:rsidRPr="004B4AEC">
        <w:rPr>
          <w:rFonts w:cs="Calibri"/>
          <w:sz w:val="22"/>
          <w:szCs w:val="22"/>
        </w:rPr>
        <w:t> </w:t>
      </w:r>
      <w:r w:rsidRPr="004B4AEC">
        <w:rPr>
          <w:sz w:val="22"/>
          <w:szCs w:val="22"/>
        </w:rPr>
        <w:t>:</w:t>
      </w:r>
    </w:p>
    <w:p w14:paraId="6C1BEDA1" w14:textId="77777777" w:rsidR="00750839" w:rsidRPr="004B4AEC" w:rsidRDefault="00750839" w:rsidP="00245649">
      <w:pPr>
        <w:rPr>
          <w:sz w:val="22"/>
          <w:szCs w:val="22"/>
        </w:rPr>
      </w:pPr>
    </w:p>
    <w:p w14:paraId="06781BDF" w14:textId="77777777" w:rsidR="00750839" w:rsidRPr="004B4AEC" w:rsidRDefault="00750839">
      <w:pPr>
        <w:rPr>
          <w:sz w:val="22"/>
          <w:szCs w:val="22"/>
        </w:rPr>
      </w:pPr>
      <w:proofErr w:type="gramStart"/>
      <w:r w:rsidRPr="004B4AEC">
        <w:rPr>
          <w:sz w:val="22"/>
          <w:szCs w:val="22"/>
        </w:rPr>
        <w:t>soit</w:t>
      </w:r>
      <w:proofErr w:type="gramEnd"/>
      <w:r w:rsidRPr="004B4AEC">
        <w:rPr>
          <w:sz w:val="22"/>
          <w:szCs w:val="22"/>
        </w:rPr>
        <w:t xml:space="preserve"> la partie IV - </w:t>
      </w:r>
      <w:r w:rsidRPr="004B4AEC">
        <w:rPr>
          <w:rFonts w:cs="Courier New"/>
          <w:sz w:val="22"/>
          <w:szCs w:val="22"/>
        </w:rPr>
        <w:t>α</w:t>
      </w:r>
      <w:r w:rsidRPr="004B4AEC">
        <w:rPr>
          <w:sz w:val="22"/>
          <w:szCs w:val="22"/>
        </w:rPr>
        <w:t xml:space="preserve"> </w:t>
      </w:r>
      <w:r w:rsidRPr="004B4AEC">
        <w:rPr>
          <w:rFonts w:cs="Marianne"/>
          <w:sz w:val="22"/>
          <w:szCs w:val="22"/>
        </w:rPr>
        <w:t>«</w:t>
      </w:r>
      <w:r w:rsidRPr="004B4AEC">
        <w:rPr>
          <w:sz w:val="22"/>
          <w:szCs w:val="22"/>
        </w:rPr>
        <w:t xml:space="preserve"> A</w:t>
      </w:r>
      <w:r w:rsidRPr="004B4AEC">
        <w:rPr>
          <w:rFonts w:cs="Calibri"/>
          <w:sz w:val="22"/>
          <w:szCs w:val="22"/>
        </w:rPr>
        <w:t> </w:t>
      </w:r>
      <w:r w:rsidRPr="004B4AEC">
        <w:rPr>
          <w:sz w:val="22"/>
          <w:szCs w:val="22"/>
        </w:rPr>
        <w:t>: indication globale pour tous les crit</w:t>
      </w:r>
      <w:r w:rsidRPr="004B4AEC">
        <w:rPr>
          <w:rFonts w:cs="Marianne"/>
          <w:sz w:val="22"/>
          <w:szCs w:val="22"/>
        </w:rPr>
        <w:t>è</w:t>
      </w:r>
      <w:r w:rsidRPr="004B4AEC">
        <w:rPr>
          <w:sz w:val="22"/>
          <w:szCs w:val="22"/>
        </w:rPr>
        <w:t>res de s</w:t>
      </w:r>
      <w:r w:rsidRPr="004B4AEC">
        <w:rPr>
          <w:rFonts w:cs="Marianne"/>
          <w:sz w:val="22"/>
          <w:szCs w:val="22"/>
        </w:rPr>
        <w:t>é</w:t>
      </w:r>
      <w:r w:rsidRPr="004B4AEC">
        <w:rPr>
          <w:sz w:val="22"/>
          <w:szCs w:val="22"/>
        </w:rPr>
        <w:t xml:space="preserve">lection </w:t>
      </w:r>
      <w:r w:rsidRPr="004B4AEC">
        <w:rPr>
          <w:rFonts w:cs="Marianne"/>
          <w:sz w:val="22"/>
          <w:szCs w:val="22"/>
        </w:rPr>
        <w:t>»</w:t>
      </w:r>
      <w:r w:rsidRPr="004B4AEC">
        <w:rPr>
          <w:rFonts w:cs="Calibri"/>
          <w:sz w:val="22"/>
          <w:szCs w:val="22"/>
        </w:rPr>
        <w:t> </w:t>
      </w:r>
      <w:r w:rsidRPr="004B4AEC">
        <w:rPr>
          <w:sz w:val="22"/>
          <w:szCs w:val="22"/>
        </w:rPr>
        <w:t xml:space="preserve">; </w:t>
      </w:r>
    </w:p>
    <w:p w14:paraId="48D20085" w14:textId="77777777" w:rsidR="00750839" w:rsidRPr="004B4AEC" w:rsidRDefault="00750839">
      <w:pPr>
        <w:rPr>
          <w:sz w:val="22"/>
          <w:szCs w:val="22"/>
        </w:rPr>
      </w:pPr>
      <w:proofErr w:type="gramStart"/>
      <w:r w:rsidRPr="004B4AEC">
        <w:rPr>
          <w:sz w:val="22"/>
          <w:szCs w:val="22"/>
        </w:rPr>
        <w:t>soit</w:t>
      </w:r>
      <w:proofErr w:type="gramEnd"/>
      <w:r w:rsidRPr="004B4AEC">
        <w:rPr>
          <w:sz w:val="22"/>
          <w:szCs w:val="22"/>
        </w:rPr>
        <w:t xml:space="preserve"> l’ensemble des rubriques de A à D de la partie IV, relatives à l’aptitude, à la capacité économique et financière, aux capacités techniques et professionnelles et au dispositif d’assurance de la qualité et normes de gestion environnementale. (Il appartient à l’acheteur de mettre en corrélation la partie IV avec les éléments sollicités au titre de la capacité professionnelle du DC2 ou des dispositions rédigées directement dans le RC au titre de l’examen des candidatures).</w:t>
      </w:r>
    </w:p>
    <w:p w14:paraId="3B6AC53C" w14:textId="77777777" w:rsidR="00750839" w:rsidRPr="004B4AEC" w:rsidRDefault="00750839" w:rsidP="00245649">
      <w:pPr>
        <w:rPr>
          <w:sz w:val="22"/>
          <w:szCs w:val="22"/>
        </w:rPr>
      </w:pPr>
    </w:p>
    <w:p w14:paraId="0A1D5D40" w14:textId="77777777" w:rsidR="00750839" w:rsidRPr="004B4AEC" w:rsidRDefault="00750839">
      <w:pPr>
        <w:rPr>
          <w:sz w:val="22"/>
          <w:szCs w:val="22"/>
        </w:rPr>
      </w:pPr>
      <w:r w:rsidRPr="004B4AEC">
        <w:rPr>
          <w:sz w:val="22"/>
          <w:szCs w:val="22"/>
        </w:rPr>
        <w:t>Tous les documents non exigés dans le dossier de candidature seront communiqués selon les conditions figurant aux articles X du présent document (Documents justificatifs et autres moyens de preuves).</w:t>
      </w:r>
    </w:p>
    <w:p w14:paraId="238F1A8C" w14:textId="77777777" w:rsidR="00750839" w:rsidRPr="004B4AEC" w:rsidRDefault="00750839">
      <w:pPr>
        <w:rPr>
          <w:sz w:val="22"/>
          <w:szCs w:val="22"/>
        </w:rPr>
      </w:pPr>
      <w:r w:rsidRPr="004B4AEC">
        <w:rPr>
          <w:sz w:val="22"/>
          <w:szCs w:val="22"/>
        </w:rPr>
        <w:t>Un opérateur économique qui participe à titre individuel et qui ne recourt pas aux capacités d'autres entités pour remplir les critères de sélection doit remplir un DUME.</w:t>
      </w:r>
    </w:p>
    <w:p w14:paraId="43FA2C79" w14:textId="77777777" w:rsidR="00750839" w:rsidRPr="004B4AEC" w:rsidRDefault="00750839" w:rsidP="00245649">
      <w:pPr>
        <w:rPr>
          <w:sz w:val="22"/>
          <w:szCs w:val="22"/>
        </w:rPr>
      </w:pPr>
    </w:p>
    <w:p w14:paraId="6F88FFF6" w14:textId="77777777" w:rsidR="00750839" w:rsidRPr="004B4AEC" w:rsidRDefault="00750839">
      <w:pPr>
        <w:rPr>
          <w:sz w:val="22"/>
          <w:szCs w:val="22"/>
        </w:rPr>
      </w:pPr>
      <w:r w:rsidRPr="004B4AEC">
        <w:rPr>
          <w:sz w:val="22"/>
          <w:szCs w:val="22"/>
        </w:rPr>
        <w:t>Un opérateur économique qui participe à titre individuel, mais qui recourt aux capacités d'une ou de plusieurs autres entités, doit veiller à ce que le pouvoir adjudicateur reçoive à la fois son DUME et un DUME distinct contenant les informations pertinentes pour chacune des entités auxquelles il fait appel tel que défini ci-après</w:t>
      </w:r>
      <w:r w:rsidRPr="004B4AEC">
        <w:rPr>
          <w:rFonts w:cs="Calibri"/>
          <w:sz w:val="22"/>
          <w:szCs w:val="22"/>
        </w:rPr>
        <w:t> </w:t>
      </w:r>
      <w:r w:rsidRPr="004B4AEC">
        <w:rPr>
          <w:sz w:val="22"/>
          <w:szCs w:val="22"/>
        </w:rPr>
        <w:t>:</w:t>
      </w:r>
    </w:p>
    <w:p w14:paraId="587FCE34" w14:textId="77777777" w:rsidR="00750839" w:rsidRPr="004B4AEC" w:rsidRDefault="00750839" w:rsidP="0067508A">
      <w:pPr>
        <w:pStyle w:val="Titre3"/>
        <w:keepNext w:val="0"/>
        <w:numPr>
          <w:ilvl w:val="1"/>
          <w:numId w:val="11"/>
        </w:numPr>
        <w:spacing w:after="120"/>
        <w:rPr>
          <w:sz w:val="22"/>
          <w:szCs w:val="22"/>
        </w:rPr>
      </w:pPr>
      <w:bookmarkStart w:id="78" w:name="_Toc126923798"/>
      <w:bookmarkStart w:id="79" w:name="_Toc131170895"/>
      <w:r w:rsidRPr="004B4AEC">
        <w:rPr>
          <w:sz w:val="22"/>
          <w:szCs w:val="22"/>
        </w:rPr>
        <w:t>Groupement d’opérateurs économiques</w:t>
      </w:r>
      <w:bookmarkEnd w:id="78"/>
      <w:bookmarkEnd w:id="79"/>
    </w:p>
    <w:p w14:paraId="3A1678A2" w14:textId="77777777" w:rsidR="00750839" w:rsidRPr="004B4AEC" w:rsidRDefault="00750839">
      <w:pPr>
        <w:rPr>
          <w:sz w:val="22"/>
          <w:szCs w:val="22"/>
        </w:rPr>
      </w:pPr>
      <w:r w:rsidRPr="004B4AEC">
        <w:rPr>
          <w:sz w:val="22"/>
          <w:szCs w:val="22"/>
        </w:rPr>
        <w:t>Si le groupement présente sa candidature sous la forme de DUME, chacun des membres du groupement doit fournir un DUME distinct.</w:t>
      </w:r>
    </w:p>
    <w:p w14:paraId="0B1EAD3B" w14:textId="77777777" w:rsidR="00750839" w:rsidRPr="004B4AEC" w:rsidRDefault="00750839" w:rsidP="00245649">
      <w:pPr>
        <w:rPr>
          <w:sz w:val="22"/>
          <w:szCs w:val="22"/>
        </w:rPr>
      </w:pPr>
    </w:p>
    <w:p w14:paraId="32E863C3" w14:textId="77777777" w:rsidR="00750839" w:rsidRPr="004B4AEC" w:rsidRDefault="00750839">
      <w:pPr>
        <w:rPr>
          <w:sz w:val="22"/>
          <w:szCs w:val="22"/>
        </w:rPr>
      </w:pPr>
      <w:r w:rsidRPr="004B4AEC">
        <w:rPr>
          <w:sz w:val="22"/>
          <w:szCs w:val="22"/>
        </w:rPr>
        <w:t>Chaque membre du groupement doit fournir l’ensemble des documents et renseignements attestant de ses capacités juridiques, professionnelles, techniques et financières. L’appréciation des capacités du groupement est globale.</w:t>
      </w:r>
    </w:p>
    <w:p w14:paraId="1B583009" w14:textId="77777777" w:rsidR="00750839" w:rsidRPr="004B4AEC" w:rsidRDefault="00750839" w:rsidP="0067508A">
      <w:pPr>
        <w:pStyle w:val="Titre3"/>
        <w:keepNext w:val="0"/>
        <w:numPr>
          <w:ilvl w:val="1"/>
          <w:numId w:val="11"/>
        </w:numPr>
        <w:spacing w:after="120"/>
        <w:rPr>
          <w:sz w:val="22"/>
          <w:szCs w:val="22"/>
        </w:rPr>
      </w:pPr>
      <w:bookmarkStart w:id="80" w:name="_Toc126923799"/>
      <w:bookmarkStart w:id="81" w:name="_Toc131170896"/>
      <w:r w:rsidRPr="004B4AEC">
        <w:rPr>
          <w:sz w:val="22"/>
          <w:szCs w:val="22"/>
        </w:rPr>
        <w:t>Sous-traitance</w:t>
      </w:r>
      <w:bookmarkEnd w:id="80"/>
      <w:bookmarkEnd w:id="81"/>
    </w:p>
    <w:p w14:paraId="6C9EF02E" w14:textId="77777777" w:rsidR="00750839" w:rsidRPr="004B4AEC" w:rsidRDefault="00750839">
      <w:pPr>
        <w:rPr>
          <w:sz w:val="22"/>
          <w:szCs w:val="22"/>
        </w:rPr>
      </w:pPr>
      <w:r w:rsidRPr="004B4AEC">
        <w:rPr>
          <w:sz w:val="22"/>
          <w:szCs w:val="22"/>
        </w:rPr>
        <w:t>Si le candidat s’appuie sur un ou des sous-traitants pour faire acte de candidature, il renseigne la partie II-C du DUME et fournit pour chacun de ces sous-traitants un formulaire DUME distinct et contenant les informations des sections A et B de la partie II ainsi que celles de la partie III et, le cas échéant, les partes IV et V.</w:t>
      </w:r>
    </w:p>
    <w:p w14:paraId="287109E7" w14:textId="77777777" w:rsidR="00750839" w:rsidRPr="004B4AEC" w:rsidRDefault="00750839" w:rsidP="00245649">
      <w:pPr>
        <w:rPr>
          <w:sz w:val="22"/>
          <w:szCs w:val="22"/>
        </w:rPr>
      </w:pPr>
    </w:p>
    <w:p w14:paraId="139599B2" w14:textId="4C2FC81B" w:rsidR="00750839" w:rsidRPr="004B4AEC" w:rsidRDefault="00750839">
      <w:pPr>
        <w:rPr>
          <w:sz w:val="22"/>
          <w:szCs w:val="22"/>
        </w:rPr>
      </w:pPr>
      <w:r w:rsidRPr="004B4AEC">
        <w:rPr>
          <w:sz w:val="22"/>
          <w:szCs w:val="22"/>
        </w:rPr>
        <w:t>Si le candidat ne s’appuie pas sur la sous-traitance pour faire acte de candidature mais qu’il a l’intention de sous-traiter une part du marché public, il renseigne la partie II-D du DUME et fournit les informations figurant dans les parties II-A et B et III pour chacun des sous-traitants.</w:t>
      </w:r>
    </w:p>
    <w:p w14:paraId="5F7D33A6" w14:textId="04BE8590" w:rsidR="00594792" w:rsidRPr="004B4AEC" w:rsidRDefault="0067508A" w:rsidP="0067508A">
      <w:pPr>
        <w:pStyle w:val="TITRE2"/>
        <w:numPr>
          <w:ilvl w:val="0"/>
          <w:numId w:val="0"/>
        </w:numPr>
        <w:ind w:left="567"/>
        <w:rPr>
          <w:sz w:val="22"/>
          <w:szCs w:val="22"/>
        </w:rPr>
      </w:pPr>
      <w:bookmarkStart w:id="82" w:name="_Toc129263880"/>
      <w:bookmarkStart w:id="83" w:name="_Toc129264603"/>
      <w:bookmarkStart w:id="84" w:name="_Toc129263881"/>
      <w:bookmarkStart w:id="85" w:name="_Toc129264604"/>
      <w:bookmarkStart w:id="86" w:name="_Toc129263882"/>
      <w:bookmarkStart w:id="87" w:name="_Toc129264605"/>
      <w:bookmarkStart w:id="88" w:name="_Toc126923804"/>
      <w:bookmarkStart w:id="89" w:name="_Toc131170897"/>
      <w:bookmarkStart w:id="90" w:name="_Toc177892754"/>
      <w:bookmarkStart w:id="91" w:name="_Toc417653606"/>
      <w:bookmarkEnd w:id="82"/>
      <w:bookmarkEnd w:id="83"/>
      <w:bookmarkEnd w:id="84"/>
      <w:bookmarkEnd w:id="85"/>
      <w:bookmarkEnd w:id="86"/>
      <w:bookmarkEnd w:id="87"/>
      <w:r w:rsidRPr="004B4AEC">
        <w:rPr>
          <w:sz w:val="22"/>
          <w:szCs w:val="22"/>
        </w:rPr>
        <w:t xml:space="preserve">5.3 </w:t>
      </w:r>
      <w:r w:rsidR="00156681" w:rsidRPr="004B4AEC">
        <w:rPr>
          <w:sz w:val="22"/>
          <w:szCs w:val="22"/>
        </w:rPr>
        <w:t xml:space="preserve">Examen </w:t>
      </w:r>
      <w:r w:rsidR="000F6598" w:rsidRPr="004B4AEC">
        <w:rPr>
          <w:sz w:val="22"/>
          <w:szCs w:val="22"/>
        </w:rPr>
        <w:t>des candidatures</w:t>
      </w:r>
      <w:bookmarkStart w:id="92" w:name="_Toc126923805"/>
      <w:bookmarkEnd w:id="88"/>
      <w:bookmarkEnd w:id="89"/>
    </w:p>
    <w:bookmarkEnd w:id="92"/>
    <w:p w14:paraId="76B879A2" w14:textId="742462B6" w:rsidR="00B5660B" w:rsidRPr="004B4AEC" w:rsidRDefault="00FA4BC2">
      <w:pPr>
        <w:rPr>
          <w:sz w:val="22"/>
          <w:szCs w:val="22"/>
          <w:lang w:eastAsia="fr-FR"/>
        </w:rPr>
      </w:pPr>
      <w:r w:rsidRPr="004B4AEC">
        <w:rPr>
          <w:sz w:val="22"/>
          <w:szCs w:val="22"/>
          <w:lang w:eastAsia="fr-FR"/>
        </w:rPr>
        <w:t>Les candidatures seront examinées</w:t>
      </w:r>
      <w:r w:rsidR="005630C1" w:rsidRPr="004B4AEC">
        <w:rPr>
          <w:sz w:val="22"/>
          <w:szCs w:val="22"/>
          <w:lang w:eastAsia="fr-FR"/>
        </w:rPr>
        <w:t xml:space="preserve"> à partir du mémoire «</w:t>
      </w:r>
      <w:r w:rsidR="005630C1" w:rsidRPr="004B4AEC">
        <w:rPr>
          <w:rFonts w:cs="Calibri"/>
          <w:sz w:val="22"/>
          <w:szCs w:val="22"/>
          <w:lang w:eastAsia="fr-FR"/>
        </w:rPr>
        <w:t> </w:t>
      </w:r>
      <w:r w:rsidR="005630C1" w:rsidRPr="004B4AEC">
        <w:rPr>
          <w:sz w:val="22"/>
          <w:szCs w:val="22"/>
          <w:lang w:eastAsia="fr-FR"/>
        </w:rPr>
        <w:t>candidature</w:t>
      </w:r>
      <w:r w:rsidR="005630C1" w:rsidRPr="004B4AEC">
        <w:rPr>
          <w:rFonts w:cs="Calibri"/>
          <w:sz w:val="22"/>
          <w:szCs w:val="22"/>
          <w:lang w:eastAsia="fr-FR"/>
        </w:rPr>
        <w:t> </w:t>
      </w:r>
      <w:r w:rsidR="005630C1" w:rsidRPr="004B4AEC">
        <w:rPr>
          <w:rFonts w:cs="Marianne"/>
          <w:sz w:val="22"/>
          <w:szCs w:val="22"/>
          <w:lang w:eastAsia="fr-FR"/>
        </w:rPr>
        <w:t>»</w:t>
      </w:r>
      <w:r w:rsidR="005630C1" w:rsidRPr="004B4AEC">
        <w:rPr>
          <w:sz w:val="22"/>
          <w:szCs w:val="22"/>
          <w:lang w:eastAsia="fr-FR"/>
        </w:rPr>
        <w:t xml:space="preserve"> (</w:t>
      </w:r>
      <w:r w:rsidR="005630C1" w:rsidRPr="004B4AEC">
        <w:rPr>
          <w:sz w:val="22"/>
          <w:szCs w:val="22"/>
          <w:highlight w:val="yellow"/>
          <w:lang w:eastAsia="fr-FR"/>
        </w:rPr>
        <w:t>cf. trame à respecter</w:t>
      </w:r>
      <w:r w:rsidR="00EF0ABA" w:rsidRPr="004B4AEC">
        <w:rPr>
          <w:sz w:val="22"/>
          <w:szCs w:val="22"/>
          <w:highlight w:val="yellow"/>
          <w:lang w:eastAsia="fr-FR"/>
        </w:rPr>
        <w:t xml:space="preserve"> fournie</w:t>
      </w:r>
      <w:r w:rsidR="005630C1" w:rsidRPr="004B4AEC">
        <w:rPr>
          <w:sz w:val="22"/>
          <w:szCs w:val="22"/>
          <w:highlight w:val="yellow"/>
          <w:lang w:eastAsia="fr-FR"/>
        </w:rPr>
        <w:t xml:space="preserve"> en annexe</w:t>
      </w:r>
      <w:r w:rsidR="005630C1" w:rsidRPr="004B4AEC">
        <w:rPr>
          <w:sz w:val="22"/>
          <w:szCs w:val="22"/>
          <w:lang w:eastAsia="fr-FR"/>
        </w:rPr>
        <w:t>)</w:t>
      </w:r>
      <w:r w:rsidRPr="004B4AEC">
        <w:rPr>
          <w:sz w:val="22"/>
          <w:szCs w:val="22"/>
          <w:lang w:eastAsia="fr-FR"/>
        </w:rPr>
        <w:t xml:space="preserve"> selon les critères ci-dessous</w:t>
      </w:r>
      <w:r w:rsidRPr="004B4AEC">
        <w:rPr>
          <w:rFonts w:cs="Calibri"/>
          <w:sz w:val="22"/>
          <w:szCs w:val="22"/>
          <w:lang w:eastAsia="fr-FR"/>
        </w:rPr>
        <w:t> </w:t>
      </w:r>
      <w:r w:rsidRPr="004B4AEC">
        <w:rPr>
          <w:sz w:val="22"/>
          <w:szCs w:val="22"/>
          <w:lang w:eastAsia="fr-FR"/>
        </w:rPr>
        <w:t>:</w:t>
      </w:r>
    </w:p>
    <w:p w14:paraId="697DF8F2" w14:textId="26D60599" w:rsidR="00B5660B" w:rsidRPr="004B4AEC" w:rsidRDefault="00B5660B" w:rsidP="00245649">
      <w:pPr>
        <w:rPr>
          <w:sz w:val="22"/>
          <w:szCs w:val="22"/>
          <w:lang w:eastAsia="fr-FR"/>
        </w:rPr>
      </w:pPr>
    </w:p>
    <w:tbl>
      <w:tblPr>
        <w:tblW w:w="991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5"/>
        <w:gridCol w:w="7692"/>
        <w:gridCol w:w="1360"/>
      </w:tblGrid>
      <w:tr w:rsidR="00B5660B" w:rsidRPr="004B4AEC" w14:paraId="60B6BD56" w14:textId="77777777" w:rsidTr="0076306E">
        <w:trPr>
          <w:trHeight w:val="543"/>
        </w:trPr>
        <w:tc>
          <w:tcPr>
            <w:tcW w:w="865" w:type="dxa"/>
            <w:shd w:val="clear" w:color="auto" w:fill="D0CECE"/>
            <w:vAlign w:val="center"/>
          </w:tcPr>
          <w:p w14:paraId="06B86FA3" w14:textId="77777777" w:rsidR="00B5660B" w:rsidRPr="004B4AEC" w:rsidRDefault="00B5660B">
            <w:pPr>
              <w:jc w:val="center"/>
              <w:rPr>
                <w:b/>
                <w:bCs/>
                <w:sz w:val="22"/>
                <w:szCs w:val="22"/>
                <w:lang w:eastAsia="fr-FR"/>
              </w:rPr>
            </w:pPr>
            <w:r w:rsidRPr="004B4AEC">
              <w:rPr>
                <w:b/>
                <w:bCs/>
                <w:sz w:val="22"/>
                <w:szCs w:val="22"/>
                <w:lang w:eastAsia="fr-FR"/>
              </w:rPr>
              <w:t>N° Critère</w:t>
            </w:r>
          </w:p>
        </w:tc>
        <w:tc>
          <w:tcPr>
            <w:tcW w:w="7765" w:type="dxa"/>
            <w:shd w:val="clear" w:color="auto" w:fill="D0CECE"/>
            <w:vAlign w:val="center"/>
          </w:tcPr>
          <w:p w14:paraId="6C9F6920" w14:textId="77777777" w:rsidR="00B5660B" w:rsidRPr="004B4AEC" w:rsidRDefault="00B5660B">
            <w:pPr>
              <w:jc w:val="center"/>
              <w:rPr>
                <w:b/>
                <w:bCs/>
                <w:sz w:val="22"/>
                <w:szCs w:val="22"/>
                <w:lang w:eastAsia="fr-FR"/>
              </w:rPr>
            </w:pPr>
            <w:r w:rsidRPr="004B4AEC">
              <w:rPr>
                <w:b/>
                <w:bCs/>
                <w:sz w:val="22"/>
                <w:szCs w:val="22"/>
                <w:lang w:eastAsia="fr-FR"/>
              </w:rPr>
              <w:t>Désignation</w:t>
            </w:r>
          </w:p>
        </w:tc>
        <w:tc>
          <w:tcPr>
            <w:tcW w:w="1286" w:type="dxa"/>
            <w:shd w:val="clear" w:color="auto" w:fill="D0CECE"/>
            <w:vAlign w:val="center"/>
          </w:tcPr>
          <w:p w14:paraId="7BF372AB" w14:textId="77777777" w:rsidR="005E4FC8" w:rsidRPr="004B4AEC" w:rsidRDefault="005E4FC8">
            <w:pPr>
              <w:jc w:val="center"/>
              <w:rPr>
                <w:b/>
                <w:bCs/>
                <w:sz w:val="22"/>
                <w:szCs w:val="22"/>
                <w:lang w:eastAsia="fr-FR"/>
              </w:rPr>
            </w:pPr>
            <w:r w:rsidRPr="004B4AEC">
              <w:rPr>
                <w:b/>
                <w:bCs/>
                <w:sz w:val="22"/>
                <w:szCs w:val="22"/>
                <w:lang w:eastAsia="fr-FR"/>
              </w:rPr>
              <w:t xml:space="preserve">Pondération </w:t>
            </w:r>
          </w:p>
          <w:p w14:paraId="3A90D135" w14:textId="6C27A067" w:rsidR="00B5660B" w:rsidRPr="004B4AEC" w:rsidRDefault="005E4FC8">
            <w:pPr>
              <w:jc w:val="center"/>
              <w:rPr>
                <w:b/>
                <w:bCs/>
                <w:sz w:val="22"/>
                <w:szCs w:val="22"/>
                <w:lang w:eastAsia="fr-FR"/>
              </w:rPr>
            </w:pPr>
            <w:r w:rsidRPr="004B4AEC">
              <w:rPr>
                <w:b/>
                <w:bCs/>
                <w:sz w:val="22"/>
                <w:szCs w:val="22"/>
                <w:lang w:eastAsia="fr-FR"/>
              </w:rPr>
              <w:t>100 points</w:t>
            </w:r>
          </w:p>
        </w:tc>
      </w:tr>
      <w:tr w:rsidR="00B5660B" w:rsidRPr="004B4AEC" w14:paraId="388D261F" w14:textId="77777777" w:rsidTr="0076306E">
        <w:trPr>
          <w:trHeight w:val="306"/>
        </w:trPr>
        <w:tc>
          <w:tcPr>
            <w:tcW w:w="865" w:type="dxa"/>
            <w:shd w:val="clear" w:color="auto" w:fill="auto"/>
            <w:vAlign w:val="center"/>
          </w:tcPr>
          <w:p w14:paraId="5D8A7956" w14:textId="77777777" w:rsidR="00B5660B" w:rsidRPr="004B4AEC" w:rsidRDefault="00B5660B">
            <w:pPr>
              <w:jc w:val="center"/>
              <w:rPr>
                <w:sz w:val="22"/>
                <w:szCs w:val="22"/>
                <w:lang w:eastAsia="fr-FR"/>
              </w:rPr>
            </w:pPr>
            <w:r w:rsidRPr="004B4AEC">
              <w:rPr>
                <w:sz w:val="22"/>
                <w:szCs w:val="22"/>
                <w:lang w:eastAsia="fr-FR"/>
              </w:rPr>
              <w:t>1</w:t>
            </w:r>
          </w:p>
        </w:tc>
        <w:tc>
          <w:tcPr>
            <w:tcW w:w="7765" w:type="dxa"/>
            <w:shd w:val="clear" w:color="auto" w:fill="auto"/>
          </w:tcPr>
          <w:p w14:paraId="1C1AD2EF" w14:textId="77777777" w:rsidR="009C57EB" w:rsidRPr="004B4AEC" w:rsidRDefault="009C57EB">
            <w:pPr>
              <w:jc w:val="left"/>
              <w:rPr>
                <w:b/>
                <w:bCs/>
                <w:sz w:val="22"/>
                <w:szCs w:val="22"/>
                <w:lang w:eastAsia="fr-FR"/>
              </w:rPr>
            </w:pPr>
          </w:p>
          <w:p w14:paraId="21F5541F" w14:textId="5DEE5AB6" w:rsidR="00446748" w:rsidRPr="004B4AEC" w:rsidRDefault="00446748">
            <w:pPr>
              <w:jc w:val="left"/>
              <w:rPr>
                <w:b/>
                <w:bCs/>
                <w:sz w:val="22"/>
                <w:szCs w:val="22"/>
                <w:lang w:eastAsia="fr-FR"/>
              </w:rPr>
            </w:pPr>
            <w:r w:rsidRPr="004B4AEC">
              <w:rPr>
                <w:b/>
                <w:bCs/>
                <w:sz w:val="22"/>
                <w:szCs w:val="22"/>
                <w:lang w:eastAsia="fr-FR"/>
              </w:rPr>
              <w:t>Appréciation des capacités techniques et professionnelles dans le domaine de l’électricité</w:t>
            </w:r>
            <w:r w:rsidRPr="004B4AEC">
              <w:rPr>
                <w:rFonts w:cs="Calibri"/>
                <w:b/>
                <w:bCs/>
                <w:sz w:val="22"/>
                <w:szCs w:val="22"/>
                <w:lang w:eastAsia="fr-FR"/>
              </w:rPr>
              <w:t> </w:t>
            </w:r>
            <w:r w:rsidRPr="004B4AEC">
              <w:rPr>
                <w:b/>
                <w:bCs/>
                <w:sz w:val="22"/>
                <w:szCs w:val="22"/>
                <w:lang w:eastAsia="fr-FR"/>
              </w:rPr>
              <w:t>:</w:t>
            </w:r>
          </w:p>
          <w:p w14:paraId="0747B7C8" w14:textId="77777777" w:rsidR="009C57EB" w:rsidRPr="004B4AEC" w:rsidRDefault="009C57EB">
            <w:pPr>
              <w:jc w:val="left"/>
              <w:rPr>
                <w:b/>
                <w:bCs/>
                <w:sz w:val="22"/>
                <w:szCs w:val="22"/>
                <w:lang w:eastAsia="fr-FR"/>
              </w:rPr>
            </w:pPr>
          </w:p>
          <w:p w14:paraId="4E77BA39" w14:textId="33079A06" w:rsidR="00446748" w:rsidRPr="004B4AEC" w:rsidRDefault="00446748" w:rsidP="00446748">
            <w:pPr>
              <w:pStyle w:val="Paragraphedeliste"/>
              <w:numPr>
                <w:ilvl w:val="0"/>
                <w:numId w:val="25"/>
              </w:numPr>
              <w:ind w:left="311" w:right="566"/>
              <w:rPr>
                <w:color w:val="000000"/>
                <w:sz w:val="22"/>
                <w:szCs w:val="22"/>
              </w:rPr>
            </w:pPr>
            <w:r w:rsidRPr="004B4AEC">
              <w:rPr>
                <w:color w:val="000000"/>
                <w:sz w:val="22"/>
                <w:szCs w:val="22"/>
              </w:rPr>
              <w:t xml:space="preserve">Présentation des moyens et outillages techniques à disposition pour assurer sa mission </w:t>
            </w:r>
            <w:r w:rsidRPr="004B4AEC">
              <w:rPr>
                <w:b/>
                <w:color w:val="000000"/>
                <w:sz w:val="22"/>
                <w:szCs w:val="22"/>
              </w:rPr>
              <w:t xml:space="preserve">(20 points) </w:t>
            </w:r>
            <w:r w:rsidRPr="004B4AEC">
              <w:rPr>
                <w:color w:val="000000"/>
                <w:sz w:val="22"/>
                <w:szCs w:val="22"/>
              </w:rPr>
              <w:t>: description de l'outillage, du matériel et de l'équipement technique dont le candidat dispose pour la réalisation des prestations demandées ;</w:t>
            </w:r>
          </w:p>
          <w:p w14:paraId="3B8836DC" w14:textId="77777777" w:rsidR="00446748" w:rsidRPr="004B4AEC" w:rsidRDefault="00446748" w:rsidP="00446748">
            <w:pPr>
              <w:pStyle w:val="Paragraphedeliste"/>
              <w:numPr>
                <w:ilvl w:val="0"/>
                <w:numId w:val="25"/>
              </w:numPr>
              <w:ind w:left="311" w:right="566"/>
              <w:rPr>
                <w:color w:val="000000"/>
                <w:sz w:val="22"/>
                <w:szCs w:val="22"/>
              </w:rPr>
            </w:pPr>
            <w:r w:rsidRPr="004B4AEC">
              <w:rPr>
                <w:color w:val="000000"/>
                <w:sz w:val="22"/>
                <w:szCs w:val="22"/>
              </w:rPr>
              <w:t xml:space="preserve">Présentation des effectifs, sa répartition sur le territoire de la structure de la société ou groupement, l’implantation de ses établissements, filiales ou agences en Frances et à travers le monde mobilisable </w:t>
            </w:r>
            <w:r w:rsidRPr="004B4AEC">
              <w:rPr>
                <w:b/>
                <w:color w:val="000000"/>
                <w:sz w:val="22"/>
                <w:szCs w:val="22"/>
              </w:rPr>
              <w:t xml:space="preserve">(20 points) </w:t>
            </w:r>
            <w:r w:rsidRPr="004B4AEC">
              <w:rPr>
                <w:color w:val="000000"/>
                <w:sz w:val="22"/>
                <w:szCs w:val="22"/>
              </w:rPr>
              <w:t>: déclaration indiquant les effectifs et personnel d'encadrement mobilisables à travers le monde ayant des compétences et habilitations en adéquation avec les prestations demandées ;</w:t>
            </w:r>
          </w:p>
          <w:p w14:paraId="138EEC36" w14:textId="3176F455" w:rsidR="001B3517" w:rsidRPr="004B4AEC" w:rsidRDefault="00446748" w:rsidP="00446748">
            <w:pPr>
              <w:pStyle w:val="Paragraphedeliste"/>
              <w:numPr>
                <w:ilvl w:val="0"/>
                <w:numId w:val="25"/>
              </w:numPr>
              <w:ind w:left="311" w:right="566" w:hanging="344"/>
              <w:rPr>
                <w:color w:val="000000"/>
                <w:sz w:val="22"/>
                <w:szCs w:val="22"/>
              </w:rPr>
            </w:pPr>
            <w:commentRangeStart w:id="93"/>
            <w:r w:rsidRPr="004B4AEC">
              <w:rPr>
                <w:color w:val="000000"/>
                <w:sz w:val="22"/>
                <w:szCs w:val="22"/>
              </w:rPr>
              <w:t xml:space="preserve">Savoir-faire techniques nécessaires </w:t>
            </w:r>
            <w:r w:rsidRPr="004B4AEC">
              <w:rPr>
                <w:b/>
                <w:color w:val="000000"/>
                <w:sz w:val="22"/>
                <w:szCs w:val="22"/>
              </w:rPr>
              <w:t>(10 points)</w:t>
            </w:r>
            <w:r w:rsidRPr="004B4AEC">
              <w:rPr>
                <w:color w:val="000000"/>
                <w:sz w:val="22"/>
                <w:szCs w:val="22"/>
              </w:rPr>
              <w:t xml:space="preserve"> : Indication des certifications des candidats, des titres d'études et professionnels des cadres de l'entreprise et notamment des responsables de prestation de services ou de conduite des travaux de même nature que celle du marché public. La présentation d’une certification du type </w:t>
            </w:r>
            <w:proofErr w:type="spellStart"/>
            <w:r w:rsidRPr="004B4AEC">
              <w:rPr>
                <w:color w:val="000000"/>
                <w:sz w:val="22"/>
                <w:szCs w:val="22"/>
                <w:highlight w:val="yellow"/>
              </w:rPr>
              <w:t>Qualibat</w:t>
            </w:r>
            <w:proofErr w:type="spellEnd"/>
            <w:r w:rsidRPr="004B4AEC">
              <w:rPr>
                <w:color w:val="000000"/>
                <w:sz w:val="22"/>
                <w:szCs w:val="22"/>
                <w:highlight w:val="yellow"/>
              </w:rPr>
              <w:t xml:space="preserve">, labels, </w:t>
            </w:r>
            <w:proofErr w:type="spellStart"/>
            <w:r w:rsidRPr="004B4AEC">
              <w:rPr>
                <w:color w:val="000000"/>
                <w:sz w:val="22"/>
                <w:szCs w:val="22"/>
                <w:highlight w:val="yellow"/>
              </w:rPr>
              <w:t>OPQiBi</w:t>
            </w:r>
            <w:proofErr w:type="spellEnd"/>
            <w:r w:rsidRPr="004B4AEC">
              <w:rPr>
                <w:color w:val="000000"/>
                <w:sz w:val="22"/>
                <w:szCs w:val="22"/>
                <w:highlight w:val="yellow"/>
              </w:rPr>
              <w:t xml:space="preserve"> ou équivalent est demandée</w:t>
            </w:r>
            <w:r w:rsidRPr="004B4AEC">
              <w:rPr>
                <w:color w:val="000000"/>
                <w:sz w:val="22"/>
                <w:szCs w:val="22"/>
              </w:rPr>
              <w:t>.</w:t>
            </w:r>
            <w:commentRangeEnd w:id="93"/>
            <w:r w:rsidR="00E0498D" w:rsidRPr="004B4AEC">
              <w:rPr>
                <w:rStyle w:val="Marquedecommentaire"/>
                <w:sz w:val="22"/>
                <w:szCs w:val="22"/>
                <w:lang w:eastAsia="fr-FR"/>
              </w:rPr>
              <w:commentReference w:id="93"/>
            </w:r>
          </w:p>
          <w:p w14:paraId="245DC411" w14:textId="0FC1A977" w:rsidR="00446748" w:rsidRPr="004B4AEC" w:rsidRDefault="00446748" w:rsidP="00446748">
            <w:pPr>
              <w:ind w:right="566"/>
              <w:rPr>
                <w:color w:val="000000"/>
                <w:sz w:val="22"/>
                <w:szCs w:val="22"/>
                <w:highlight w:val="yellow"/>
              </w:rPr>
            </w:pPr>
          </w:p>
        </w:tc>
        <w:tc>
          <w:tcPr>
            <w:tcW w:w="1286" w:type="dxa"/>
            <w:shd w:val="clear" w:color="auto" w:fill="auto"/>
            <w:vAlign w:val="center"/>
          </w:tcPr>
          <w:p w14:paraId="3C378243" w14:textId="56ED4903" w:rsidR="00B5660B" w:rsidRPr="004B4AEC" w:rsidRDefault="00446748">
            <w:pPr>
              <w:jc w:val="center"/>
              <w:rPr>
                <w:sz w:val="22"/>
                <w:szCs w:val="22"/>
                <w:lang w:eastAsia="fr-FR"/>
              </w:rPr>
            </w:pPr>
            <w:r w:rsidRPr="004B4AEC">
              <w:rPr>
                <w:sz w:val="22"/>
                <w:szCs w:val="22"/>
                <w:lang w:eastAsia="fr-FR"/>
              </w:rPr>
              <w:t>50</w:t>
            </w:r>
          </w:p>
        </w:tc>
      </w:tr>
      <w:tr w:rsidR="00B5660B" w:rsidRPr="004B4AEC" w14:paraId="7E07A183" w14:textId="77777777" w:rsidTr="0076306E">
        <w:trPr>
          <w:trHeight w:val="306"/>
        </w:trPr>
        <w:tc>
          <w:tcPr>
            <w:tcW w:w="865" w:type="dxa"/>
            <w:shd w:val="clear" w:color="auto" w:fill="auto"/>
            <w:vAlign w:val="center"/>
          </w:tcPr>
          <w:p w14:paraId="19FC4EAD" w14:textId="77777777" w:rsidR="00B5660B" w:rsidRPr="004B4AEC" w:rsidRDefault="00B5660B">
            <w:pPr>
              <w:jc w:val="center"/>
              <w:rPr>
                <w:sz w:val="22"/>
                <w:szCs w:val="22"/>
                <w:lang w:eastAsia="fr-FR"/>
              </w:rPr>
            </w:pPr>
            <w:r w:rsidRPr="004B4AEC">
              <w:rPr>
                <w:sz w:val="22"/>
                <w:szCs w:val="22"/>
                <w:lang w:eastAsia="fr-FR"/>
              </w:rPr>
              <w:t>2</w:t>
            </w:r>
          </w:p>
        </w:tc>
        <w:tc>
          <w:tcPr>
            <w:tcW w:w="7765" w:type="dxa"/>
            <w:shd w:val="clear" w:color="auto" w:fill="auto"/>
          </w:tcPr>
          <w:p w14:paraId="6E9AD482" w14:textId="77777777" w:rsidR="009C57EB" w:rsidRPr="004B4AEC" w:rsidRDefault="009C57EB" w:rsidP="00446748">
            <w:pPr>
              <w:ind w:right="566"/>
              <w:rPr>
                <w:b/>
                <w:bCs/>
                <w:sz w:val="22"/>
                <w:szCs w:val="22"/>
                <w:lang w:eastAsia="fr-FR"/>
              </w:rPr>
            </w:pPr>
          </w:p>
          <w:p w14:paraId="0AB2E5BE" w14:textId="718A097A" w:rsidR="00446748" w:rsidRPr="004B4AEC" w:rsidRDefault="00446748" w:rsidP="00446748">
            <w:pPr>
              <w:ind w:right="566"/>
              <w:rPr>
                <w:b/>
                <w:bCs/>
                <w:sz w:val="22"/>
                <w:szCs w:val="22"/>
                <w:lang w:eastAsia="fr-FR"/>
              </w:rPr>
            </w:pPr>
            <w:r w:rsidRPr="004B4AEC">
              <w:rPr>
                <w:b/>
                <w:bCs/>
                <w:sz w:val="22"/>
                <w:szCs w:val="22"/>
                <w:lang w:eastAsia="fr-FR"/>
              </w:rPr>
              <w:t>Appréciation de l’expérience des candidats avec des références adéquates</w:t>
            </w:r>
            <w:r w:rsidRPr="004B4AEC">
              <w:rPr>
                <w:rFonts w:cs="Calibri"/>
                <w:b/>
                <w:bCs/>
                <w:sz w:val="22"/>
                <w:szCs w:val="22"/>
                <w:lang w:eastAsia="fr-FR"/>
              </w:rPr>
              <w:t> </w:t>
            </w:r>
            <w:r w:rsidRPr="004B4AEC">
              <w:rPr>
                <w:b/>
                <w:bCs/>
                <w:sz w:val="22"/>
                <w:szCs w:val="22"/>
                <w:lang w:eastAsia="fr-FR"/>
              </w:rPr>
              <w:t>:</w:t>
            </w:r>
          </w:p>
          <w:p w14:paraId="579A9012" w14:textId="77777777" w:rsidR="009C57EB" w:rsidRPr="004B4AEC" w:rsidRDefault="009C57EB" w:rsidP="00446748">
            <w:pPr>
              <w:ind w:right="566"/>
              <w:rPr>
                <w:b/>
                <w:bCs/>
                <w:sz w:val="22"/>
                <w:szCs w:val="22"/>
                <w:lang w:eastAsia="fr-FR"/>
              </w:rPr>
            </w:pPr>
          </w:p>
          <w:p w14:paraId="7D896F40" w14:textId="7746A0CC" w:rsidR="004B2360" w:rsidRPr="004B4AEC" w:rsidRDefault="00446748" w:rsidP="0076306E">
            <w:pPr>
              <w:rPr>
                <w:sz w:val="22"/>
                <w:szCs w:val="22"/>
                <w:lang w:eastAsia="fr-FR"/>
              </w:rPr>
            </w:pPr>
            <w:r w:rsidRPr="004B4AEC">
              <w:rPr>
                <w:color w:val="000000"/>
                <w:sz w:val="22"/>
                <w:szCs w:val="22"/>
              </w:rPr>
              <w:t xml:space="preserve">Le candidat fournit 3 références similaires à l’objet du marché et réalisées au cours des trois (3) dernières années. Les preuves pertinentes de plus trois ans </w:t>
            </w:r>
            <w:r w:rsidR="004B2360" w:rsidRPr="004B4AEC">
              <w:rPr>
                <w:color w:val="000000"/>
                <w:sz w:val="22"/>
                <w:szCs w:val="22"/>
              </w:rPr>
              <w:t>sont également prises en compte</w:t>
            </w:r>
            <w:r w:rsidR="0076306E" w:rsidRPr="004B4AEC">
              <w:rPr>
                <w:rFonts w:cs="Calibri"/>
                <w:color w:val="000000"/>
                <w:sz w:val="22"/>
                <w:szCs w:val="22"/>
              </w:rPr>
              <w:t xml:space="preserve">. </w:t>
            </w:r>
            <w:r w:rsidR="0076306E" w:rsidRPr="004B4AEC">
              <w:rPr>
                <w:sz w:val="22"/>
                <w:szCs w:val="22"/>
                <w:lang w:eastAsia="fr-FR"/>
              </w:rPr>
              <w:t xml:space="preserve">Ces références seront systématiquement accompagnées d’une attestation de bonne exécution du destinataire. </w:t>
            </w:r>
          </w:p>
          <w:p w14:paraId="5AD972E7" w14:textId="77777777" w:rsidR="004B2360" w:rsidRPr="004B4AEC" w:rsidRDefault="004B2360" w:rsidP="004B2360">
            <w:pPr>
              <w:pStyle w:val="Paragraphedeliste"/>
              <w:ind w:left="311" w:right="566"/>
              <w:rPr>
                <w:color w:val="000000"/>
                <w:sz w:val="22"/>
                <w:szCs w:val="22"/>
              </w:rPr>
            </w:pPr>
          </w:p>
          <w:p w14:paraId="16162925" w14:textId="095EEAE1" w:rsidR="005E4FC8" w:rsidRPr="004B4AEC" w:rsidRDefault="009C57EB" w:rsidP="004B2360">
            <w:pPr>
              <w:pStyle w:val="Paragraphedeliste"/>
              <w:numPr>
                <w:ilvl w:val="0"/>
                <w:numId w:val="33"/>
              </w:numPr>
              <w:ind w:right="566"/>
              <w:rPr>
                <w:color w:val="000000"/>
                <w:sz w:val="22"/>
                <w:szCs w:val="22"/>
              </w:rPr>
            </w:pPr>
            <w:r w:rsidRPr="004B4AEC">
              <w:rPr>
                <w:color w:val="000000"/>
                <w:sz w:val="22"/>
                <w:szCs w:val="22"/>
              </w:rPr>
              <w:t>Assurer la gestion d’une centrale de production d’électricité par groupe électrogène : gestion de stocks de matériels, consommables, planning/gammes de maintenance… nécessaires pour l’exploitation et la maintenance d’installations à l’ét</w:t>
            </w:r>
            <w:r w:rsidR="0076306E" w:rsidRPr="004B4AEC">
              <w:rPr>
                <w:color w:val="000000"/>
                <w:sz w:val="22"/>
                <w:szCs w:val="22"/>
              </w:rPr>
              <w:t>ranger, y compris la logistique (25 points)</w:t>
            </w:r>
          </w:p>
          <w:p w14:paraId="196576F5" w14:textId="77777777" w:rsidR="0076306E" w:rsidRPr="004B4AEC" w:rsidRDefault="0076306E" w:rsidP="0076306E">
            <w:pPr>
              <w:pStyle w:val="Paragraphedeliste"/>
              <w:ind w:left="1080" w:right="566"/>
              <w:rPr>
                <w:color w:val="000000"/>
                <w:sz w:val="22"/>
                <w:szCs w:val="22"/>
              </w:rPr>
            </w:pPr>
          </w:p>
          <w:p w14:paraId="3CDFB9D8" w14:textId="386D2C51" w:rsidR="009C57EB" w:rsidRPr="004B4AEC" w:rsidRDefault="009C57EB" w:rsidP="004B2360">
            <w:pPr>
              <w:pStyle w:val="Paragraphedeliste"/>
              <w:numPr>
                <w:ilvl w:val="0"/>
                <w:numId w:val="33"/>
              </w:numPr>
              <w:ind w:right="566"/>
              <w:rPr>
                <w:color w:val="000000"/>
                <w:sz w:val="22"/>
                <w:szCs w:val="22"/>
              </w:rPr>
            </w:pPr>
            <w:r w:rsidRPr="004B4AEC">
              <w:rPr>
                <w:color w:val="000000"/>
                <w:sz w:val="22"/>
                <w:szCs w:val="22"/>
              </w:rPr>
              <w:t>Etude de conception, fabrication et mise en service in-situ d’une centr</w:t>
            </w:r>
            <w:r w:rsidR="0076306E" w:rsidRPr="004B4AEC">
              <w:rPr>
                <w:color w:val="000000"/>
                <w:sz w:val="22"/>
                <w:szCs w:val="22"/>
              </w:rPr>
              <w:t>ale de production d’électricité (20 points)</w:t>
            </w:r>
          </w:p>
          <w:p w14:paraId="019BD352" w14:textId="77777777" w:rsidR="0076306E" w:rsidRPr="004B4AEC" w:rsidRDefault="0076306E" w:rsidP="0076306E">
            <w:pPr>
              <w:pStyle w:val="Paragraphedeliste"/>
              <w:ind w:left="1080" w:right="566"/>
              <w:rPr>
                <w:color w:val="000000"/>
                <w:sz w:val="22"/>
                <w:szCs w:val="22"/>
              </w:rPr>
            </w:pPr>
          </w:p>
          <w:p w14:paraId="7F630D66" w14:textId="20ECA970" w:rsidR="009C57EB" w:rsidRPr="004B4AEC" w:rsidRDefault="009C57EB" w:rsidP="004B2360">
            <w:pPr>
              <w:pStyle w:val="Paragraphedeliste"/>
              <w:numPr>
                <w:ilvl w:val="0"/>
                <w:numId w:val="33"/>
              </w:numPr>
              <w:ind w:right="566"/>
              <w:rPr>
                <w:color w:val="000000"/>
                <w:sz w:val="22"/>
                <w:szCs w:val="22"/>
              </w:rPr>
            </w:pPr>
            <w:r w:rsidRPr="004B4AEC">
              <w:rPr>
                <w:color w:val="000000"/>
                <w:sz w:val="22"/>
                <w:szCs w:val="22"/>
              </w:rPr>
              <w:t>Assurer la formation de la MOM (Main d’œuvre militaire) sur les installations de production d’énergie</w:t>
            </w:r>
            <w:r w:rsidR="0076306E" w:rsidRPr="004B4AEC">
              <w:rPr>
                <w:color w:val="000000"/>
                <w:sz w:val="22"/>
                <w:szCs w:val="22"/>
              </w:rPr>
              <w:t xml:space="preserve"> (5 points)</w:t>
            </w:r>
          </w:p>
        </w:tc>
        <w:tc>
          <w:tcPr>
            <w:tcW w:w="1286" w:type="dxa"/>
            <w:shd w:val="clear" w:color="auto" w:fill="auto"/>
            <w:vAlign w:val="center"/>
          </w:tcPr>
          <w:p w14:paraId="1605F7FF" w14:textId="34F61DBD" w:rsidR="00B5660B" w:rsidRPr="004B4AEC" w:rsidRDefault="00BB1DC6">
            <w:pPr>
              <w:jc w:val="center"/>
              <w:rPr>
                <w:sz w:val="22"/>
                <w:szCs w:val="22"/>
                <w:lang w:eastAsia="fr-FR"/>
              </w:rPr>
            </w:pPr>
            <w:r w:rsidRPr="004B4AEC">
              <w:rPr>
                <w:sz w:val="22"/>
                <w:szCs w:val="22"/>
                <w:lang w:eastAsia="fr-FR"/>
              </w:rPr>
              <w:t>50</w:t>
            </w:r>
          </w:p>
        </w:tc>
      </w:tr>
      <w:tr w:rsidR="00B5660B" w:rsidRPr="004B4AEC" w14:paraId="21BDD0D6" w14:textId="77777777" w:rsidTr="0076306E">
        <w:trPr>
          <w:trHeight w:val="306"/>
        </w:trPr>
        <w:tc>
          <w:tcPr>
            <w:tcW w:w="8631" w:type="dxa"/>
            <w:gridSpan w:val="2"/>
            <w:shd w:val="clear" w:color="auto" w:fill="AEAAAA" w:themeFill="background2" w:themeFillShade="BF"/>
          </w:tcPr>
          <w:p w14:paraId="74AD7524" w14:textId="77777777" w:rsidR="00B5660B" w:rsidRPr="004B4AEC" w:rsidRDefault="00B5660B">
            <w:pPr>
              <w:jc w:val="right"/>
              <w:rPr>
                <w:b/>
                <w:bCs/>
                <w:sz w:val="22"/>
                <w:szCs w:val="22"/>
                <w:lang w:eastAsia="fr-FR"/>
              </w:rPr>
            </w:pPr>
            <w:r w:rsidRPr="004B4AEC">
              <w:rPr>
                <w:b/>
                <w:bCs/>
                <w:sz w:val="22"/>
                <w:szCs w:val="22"/>
                <w:lang w:eastAsia="fr-FR"/>
              </w:rPr>
              <w:t>Total</w:t>
            </w:r>
            <w:r w:rsidRPr="004B4AEC">
              <w:rPr>
                <w:rFonts w:cs="Calibri"/>
                <w:b/>
                <w:bCs/>
                <w:sz w:val="22"/>
                <w:szCs w:val="22"/>
                <w:lang w:eastAsia="fr-FR"/>
              </w:rPr>
              <w:t> </w:t>
            </w:r>
            <w:r w:rsidRPr="004B4AEC">
              <w:rPr>
                <w:b/>
                <w:bCs/>
                <w:sz w:val="22"/>
                <w:szCs w:val="22"/>
                <w:lang w:eastAsia="fr-FR"/>
              </w:rPr>
              <w:t>:</w:t>
            </w:r>
          </w:p>
        </w:tc>
        <w:tc>
          <w:tcPr>
            <w:tcW w:w="1286" w:type="dxa"/>
            <w:shd w:val="clear" w:color="auto" w:fill="AEAAAA" w:themeFill="background2" w:themeFillShade="BF"/>
          </w:tcPr>
          <w:p w14:paraId="3D73E24F" w14:textId="77777777" w:rsidR="00B5660B" w:rsidRPr="004B4AEC" w:rsidRDefault="00B5660B">
            <w:pPr>
              <w:jc w:val="center"/>
              <w:rPr>
                <w:b/>
                <w:bCs/>
                <w:sz w:val="22"/>
                <w:szCs w:val="22"/>
                <w:lang w:eastAsia="fr-FR"/>
              </w:rPr>
            </w:pPr>
            <w:r w:rsidRPr="004B4AEC">
              <w:rPr>
                <w:b/>
                <w:bCs/>
                <w:sz w:val="22"/>
                <w:szCs w:val="22"/>
                <w:lang w:eastAsia="fr-FR"/>
              </w:rPr>
              <w:t>100</w:t>
            </w:r>
          </w:p>
        </w:tc>
      </w:tr>
    </w:tbl>
    <w:p w14:paraId="7BA176ED" w14:textId="543D0F1F" w:rsidR="00B5660B" w:rsidRPr="004B4AEC" w:rsidRDefault="00B5660B" w:rsidP="00245649">
      <w:pPr>
        <w:rPr>
          <w:sz w:val="22"/>
          <w:szCs w:val="22"/>
          <w:lang w:eastAsia="fr-FR"/>
        </w:rPr>
      </w:pPr>
    </w:p>
    <w:p w14:paraId="7B049092" w14:textId="77777777" w:rsidR="006F4355" w:rsidRPr="004B4AEC" w:rsidRDefault="006F4355">
      <w:pPr>
        <w:rPr>
          <w:sz w:val="22"/>
          <w:szCs w:val="22"/>
          <w:highlight w:val="yellow"/>
          <w:lang w:eastAsia="fr-FR"/>
        </w:rPr>
      </w:pPr>
    </w:p>
    <w:p w14:paraId="3828A2F9" w14:textId="68EA2E71" w:rsidR="00FF0E3B" w:rsidRPr="004B4AEC" w:rsidRDefault="00B5660B">
      <w:pPr>
        <w:rPr>
          <w:sz w:val="22"/>
          <w:szCs w:val="22"/>
          <w:lang w:eastAsia="fr-FR"/>
        </w:rPr>
      </w:pPr>
      <w:r w:rsidRPr="004B4AEC">
        <w:rPr>
          <w:sz w:val="22"/>
          <w:szCs w:val="22"/>
          <w:highlight w:val="yellow"/>
          <w:lang w:eastAsia="fr-FR"/>
        </w:rPr>
        <w:t>L’absence de réponse donne lieu à une note égale à zéro point.</w:t>
      </w:r>
    </w:p>
    <w:p w14:paraId="1246CAD0" w14:textId="7C685362" w:rsidR="00957CF8" w:rsidRPr="004B4AEC" w:rsidRDefault="00957CF8" w:rsidP="00B5660B">
      <w:pPr>
        <w:rPr>
          <w:sz w:val="22"/>
          <w:szCs w:val="22"/>
          <w:lang w:eastAsia="fr-FR"/>
        </w:rPr>
      </w:pPr>
    </w:p>
    <w:p w14:paraId="4D889AF9" w14:textId="1AF5D2DE" w:rsidR="0061238D" w:rsidRPr="004B4AEC" w:rsidRDefault="0061238D">
      <w:pPr>
        <w:rPr>
          <w:sz w:val="22"/>
          <w:szCs w:val="22"/>
          <w:lang w:eastAsia="fr-FR"/>
        </w:rPr>
      </w:pPr>
      <w:r w:rsidRPr="004B4AEC">
        <w:rPr>
          <w:sz w:val="22"/>
          <w:szCs w:val="22"/>
          <w:lang w:eastAsia="fr-FR"/>
        </w:rPr>
        <w:t xml:space="preserve">Les candidatures sont classées en fonction de la note finale. Le nombre de candidats admis à soumissionner sera au minimum de </w:t>
      </w:r>
      <w:commentRangeStart w:id="94"/>
      <w:r w:rsidR="002360E5" w:rsidRPr="004B4AEC">
        <w:rPr>
          <w:sz w:val="22"/>
          <w:szCs w:val="22"/>
          <w:lang w:eastAsia="fr-FR"/>
        </w:rPr>
        <w:t xml:space="preserve">trois </w:t>
      </w:r>
      <w:commentRangeEnd w:id="94"/>
      <w:r w:rsidR="002360E5" w:rsidRPr="004B4AEC">
        <w:rPr>
          <w:rStyle w:val="Marquedecommentaire"/>
          <w:sz w:val="22"/>
          <w:szCs w:val="22"/>
          <w:lang w:eastAsia="fr-FR"/>
        </w:rPr>
        <w:commentReference w:id="94"/>
      </w:r>
      <w:r w:rsidRPr="004B4AEC">
        <w:rPr>
          <w:sz w:val="22"/>
          <w:szCs w:val="22"/>
          <w:lang w:eastAsia="fr-FR"/>
        </w:rPr>
        <w:t>(</w:t>
      </w:r>
      <w:r w:rsidR="002360E5" w:rsidRPr="004B4AEC">
        <w:rPr>
          <w:sz w:val="22"/>
          <w:szCs w:val="22"/>
          <w:lang w:eastAsia="fr-FR"/>
        </w:rPr>
        <w:t>3</w:t>
      </w:r>
      <w:r w:rsidRPr="004B4AEC">
        <w:rPr>
          <w:sz w:val="22"/>
          <w:szCs w:val="22"/>
          <w:lang w:eastAsia="fr-FR"/>
        </w:rPr>
        <w:t xml:space="preserve">) et au maximum de </w:t>
      </w:r>
      <w:r w:rsidR="0072771D" w:rsidRPr="004B4AEC">
        <w:rPr>
          <w:sz w:val="22"/>
          <w:szCs w:val="22"/>
          <w:lang w:eastAsia="fr-FR"/>
        </w:rPr>
        <w:t>cinq</w:t>
      </w:r>
      <w:r w:rsidR="00F37CD2" w:rsidRPr="004B4AEC">
        <w:rPr>
          <w:sz w:val="22"/>
          <w:szCs w:val="22"/>
          <w:lang w:eastAsia="fr-FR"/>
        </w:rPr>
        <w:t xml:space="preserve"> </w:t>
      </w:r>
      <w:r w:rsidRPr="004B4AEC">
        <w:rPr>
          <w:sz w:val="22"/>
          <w:szCs w:val="22"/>
          <w:lang w:eastAsia="fr-FR"/>
        </w:rPr>
        <w:t>(</w:t>
      </w:r>
      <w:r w:rsidR="0072771D" w:rsidRPr="004B4AEC">
        <w:rPr>
          <w:sz w:val="22"/>
          <w:szCs w:val="22"/>
          <w:lang w:eastAsia="fr-FR"/>
        </w:rPr>
        <w:t>5</w:t>
      </w:r>
      <w:r w:rsidRPr="004B4AEC">
        <w:rPr>
          <w:sz w:val="22"/>
          <w:szCs w:val="22"/>
          <w:lang w:eastAsia="fr-FR"/>
        </w:rPr>
        <w:t>). Toutefois, conformément à l’article R.2</w:t>
      </w:r>
      <w:r w:rsidR="002360E5" w:rsidRPr="004B4AEC">
        <w:rPr>
          <w:sz w:val="22"/>
          <w:szCs w:val="22"/>
          <w:lang w:eastAsia="fr-FR"/>
        </w:rPr>
        <w:t>3</w:t>
      </w:r>
      <w:r w:rsidRPr="004B4AEC">
        <w:rPr>
          <w:sz w:val="22"/>
          <w:szCs w:val="22"/>
          <w:lang w:eastAsia="fr-FR"/>
        </w:rPr>
        <w:t>42-1</w:t>
      </w:r>
      <w:r w:rsidR="002360E5" w:rsidRPr="004B4AEC">
        <w:rPr>
          <w:sz w:val="22"/>
          <w:szCs w:val="22"/>
          <w:lang w:eastAsia="fr-FR"/>
        </w:rPr>
        <w:t>1</w:t>
      </w:r>
      <w:r w:rsidRPr="004B4AEC">
        <w:rPr>
          <w:sz w:val="22"/>
          <w:szCs w:val="22"/>
          <w:lang w:eastAsia="fr-FR"/>
        </w:rPr>
        <w:t xml:space="preserve"> du code de la commande publique, si le nombre minimum de candidats retenus est inférieur à celui prévu, la procédure peut être poursuivie.</w:t>
      </w:r>
    </w:p>
    <w:p w14:paraId="63A73D07" w14:textId="77777777" w:rsidR="0076306E" w:rsidRPr="004B4AEC" w:rsidRDefault="0076306E">
      <w:pPr>
        <w:rPr>
          <w:sz w:val="22"/>
          <w:szCs w:val="22"/>
          <w:lang w:eastAsia="fr-FR"/>
        </w:rPr>
      </w:pPr>
    </w:p>
    <w:p w14:paraId="0CAE19FA" w14:textId="696A2383" w:rsidR="0061238D" w:rsidRPr="004B4AEC" w:rsidRDefault="0061238D">
      <w:pPr>
        <w:rPr>
          <w:b/>
          <w:sz w:val="22"/>
          <w:szCs w:val="22"/>
          <w:lang w:eastAsia="fr-FR"/>
        </w:rPr>
      </w:pPr>
      <w:r w:rsidRPr="004B4AEC">
        <w:rPr>
          <w:b/>
          <w:sz w:val="22"/>
          <w:szCs w:val="22"/>
          <w:lang w:eastAsia="fr-FR"/>
        </w:rPr>
        <w:t>A l’issue de la phase de sélection des candidats, une lettre d’invitation à soumissionner sera adressée à tous les candidats admis.</w:t>
      </w:r>
    </w:p>
    <w:p w14:paraId="3F21A2C8" w14:textId="77777777" w:rsidR="0076306E" w:rsidRPr="004B4AEC" w:rsidRDefault="0076306E">
      <w:pPr>
        <w:rPr>
          <w:sz w:val="22"/>
          <w:szCs w:val="22"/>
          <w:lang w:eastAsia="fr-FR"/>
        </w:rPr>
      </w:pPr>
    </w:p>
    <w:p w14:paraId="575EC3DB" w14:textId="1537949C" w:rsidR="00957CF8" w:rsidRPr="004B4AEC" w:rsidRDefault="0061238D">
      <w:pPr>
        <w:rPr>
          <w:sz w:val="22"/>
          <w:szCs w:val="22"/>
          <w:lang w:eastAsia="fr-FR"/>
        </w:rPr>
      </w:pPr>
      <w:r w:rsidRPr="004B4AEC">
        <w:rPr>
          <w:sz w:val="22"/>
          <w:szCs w:val="22"/>
          <w:lang w:eastAsia="fr-FR"/>
        </w:rPr>
        <w:t>Une lettre informant du rejet de leur candidature sera adressée aux autres candidats évincés.</w:t>
      </w:r>
    </w:p>
    <w:p w14:paraId="104CF466" w14:textId="26751832" w:rsidR="0076306E" w:rsidRPr="004B4AEC" w:rsidRDefault="0076306E">
      <w:pPr>
        <w:rPr>
          <w:sz w:val="22"/>
          <w:szCs w:val="22"/>
          <w:lang w:eastAsia="fr-FR"/>
        </w:rPr>
      </w:pPr>
    </w:p>
    <w:p w14:paraId="6FF9DEEE" w14:textId="77777777" w:rsidR="009C57EB" w:rsidRPr="004B4AEC" w:rsidRDefault="009C57EB">
      <w:pPr>
        <w:rPr>
          <w:sz w:val="22"/>
          <w:szCs w:val="22"/>
          <w:lang w:eastAsia="fr-FR"/>
        </w:rPr>
      </w:pPr>
    </w:p>
    <w:p w14:paraId="78FEA77E" w14:textId="6FE6FDAB" w:rsidR="00582969" w:rsidRPr="004B4AEC" w:rsidRDefault="00582969" w:rsidP="00582969">
      <w:pPr>
        <w:rPr>
          <w:b/>
          <w:sz w:val="22"/>
          <w:szCs w:val="22"/>
          <w:highlight w:val="yellow"/>
          <w:lang w:eastAsia="fr-FR"/>
        </w:rPr>
      </w:pPr>
      <w:r w:rsidRPr="004B4AEC">
        <w:rPr>
          <w:b/>
          <w:sz w:val="22"/>
          <w:szCs w:val="22"/>
          <w:highlight w:val="yellow"/>
          <w:lang w:eastAsia="fr-FR"/>
        </w:rPr>
        <w:t>CLASSEMENT ET SELECTION</w:t>
      </w:r>
    </w:p>
    <w:p w14:paraId="0A82305A" w14:textId="77777777" w:rsidR="00B01A2C" w:rsidRPr="004B4AEC" w:rsidRDefault="00B01A2C" w:rsidP="00582969">
      <w:pPr>
        <w:rPr>
          <w:sz w:val="22"/>
          <w:szCs w:val="22"/>
          <w:highlight w:val="yellow"/>
          <w:lang w:eastAsia="fr-FR"/>
        </w:rPr>
      </w:pPr>
    </w:p>
    <w:p w14:paraId="5C6C72D3" w14:textId="591EB7E8" w:rsidR="00582969" w:rsidRPr="004B4AEC" w:rsidRDefault="00582969" w:rsidP="00582969">
      <w:pPr>
        <w:rPr>
          <w:sz w:val="22"/>
          <w:szCs w:val="22"/>
          <w:highlight w:val="yellow"/>
          <w:lang w:eastAsia="fr-FR"/>
        </w:rPr>
      </w:pPr>
      <w:r w:rsidRPr="004B4AEC">
        <w:rPr>
          <w:sz w:val="22"/>
          <w:szCs w:val="22"/>
          <w:highlight w:val="yellow"/>
          <w:lang w:eastAsia="fr-FR"/>
        </w:rPr>
        <w:t>La note finale (NF) du candidat est constituée par la somme des critères de jugement des candidatures :</w:t>
      </w:r>
    </w:p>
    <w:p w14:paraId="477DF1C7" w14:textId="51101907" w:rsidR="00582969" w:rsidRPr="004B4AEC" w:rsidRDefault="00582969" w:rsidP="00582969">
      <w:pPr>
        <w:jc w:val="center"/>
        <w:rPr>
          <w:sz w:val="22"/>
          <w:szCs w:val="22"/>
          <w:highlight w:val="yellow"/>
          <w:lang w:eastAsia="fr-FR"/>
        </w:rPr>
      </w:pPr>
      <w:r w:rsidRPr="004B4AEC">
        <w:rPr>
          <w:sz w:val="22"/>
          <w:szCs w:val="22"/>
          <w:highlight w:val="yellow"/>
          <w:lang w:eastAsia="fr-FR"/>
        </w:rPr>
        <w:t>NF = Critère 1 + Critère 2</w:t>
      </w:r>
    </w:p>
    <w:p w14:paraId="719CF636" w14:textId="77777777" w:rsidR="00582969" w:rsidRPr="004B4AEC" w:rsidRDefault="00582969" w:rsidP="00582969">
      <w:pPr>
        <w:jc w:val="center"/>
        <w:rPr>
          <w:sz w:val="22"/>
          <w:szCs w:val="22"/>
          <w:highlight w:val="yellow"/>
          <w:lang w:eastAsia="fr-FR"/>
        </w:rPr>
      </w:pPr>
    </w:p>
    <w:p w14:paraId="45B13310" w14:textId="4E4D86A3" w:rsidR="00582969" w:rsidRPr="004B4AEC" w:rsidRDefault="00582969" w:rsidP="00582969">
      <w:pPr>
        <w:rPr>
          <w:sz w:val="22"/>
          <w:szCs w:val="22"/>
          <w:highlight w:val="yellow"/>
          <w:lang w:eastAsia="fr-FR"/>
        </w:rPr>
      </w:pPr>
      <w:r w:rsidRPr="004B4AEC">
        <w:rPr>
          <w:sz w:val="22"/>
          <w:szCs w:val="22"/>
          <w:highlight w:val="yellow"/>
          <w:lang w:eastAsia="fr-FR"/>
        </w:rPr>
        <w:t>Si plusieurs candidats obtiennent la même note globale, alors la note attribuée pour le critère « Appréciation des capacités techniques et professionnelles dans le domaine de l’électricité » sert à départager les candidats concernés.</w:t>
      </w:r>
    </w:p>
    <w:p w14:paraId="3A00C980" w14:textId="7AE97D8F" w:rsidR="00582969" w:rsidRPr="004B4AEC" w:rsidRDefault="00582969" w:rsidP="00582969">
      <w:pPr>
        <w:rPr>
          <w:sz w:val="22"/>
          <w:szCs w:val="22"/>
          <w:highlight w:val="yellow"/>
          <w:lang w:eastAsia="fr-FR"/>
        </w:rPr>
      </w:pPr>
      <w:r w:rsidRPr="004B4AEC">
        <w:rPr>
          <w:sz w:val="22"/>
          <w:szCs w:val="22"/>
          <w:highlight w:val="yellow"/>
          <w:lang w:eastAsia="fr-FR"/>
        </w:rPr>
        <w:t xml:space="preserve">Les candidatures sont classées en fonction de la note finale. Le nombre de candidats admis à soumissionner sera au minimum de cinq (5) et au maximum de cinq (5). Toutefois, conformément à l’article R.2142-18 du code de la commande publique, si le nombre minimum de candidats retenus est inférieur à celui prévu, la procédure peut être poursuivie. </w:t>
      </w:r>
    </w:p>
    <w:p w14:paraId="4D315067" w14:textId="77777777" w:rsidR="00582969" w:rsidRPr="004B4AEC" w:rsidRDefault="00582969" w:rsidP="00582969">
      <w:pPr>
        <w:rPr>
          <w:sz w:val="22"/>
          <w:szCs w:val="22"/>
          <w:highlight w:val="yellow"/>
          <w:lang w:eastAsia="fr-FR"/>
        </w:rPr>
      </w:pPr>
    </w:p>
    <w:p w14:paraId="4B3F016D" w14:textId="4EC92145" w:rsidR="00582969" w:rsidRPr="004B4AEC" w:rsidRDefault="00582969" w:rsidP="00582969">
      <w:pPr>
        <w:rPr>
          <w:sz w:val="22"/>
          <w:szCs w:val="22"/>
          <w:highlight w:val="yellow"/>
          <w:lang w:eastAsia="fr-FR"/>
        </w:rPr>
      </w:pPr>
      <w:r w:rsidRPr="004B4AEC">
        <w:rPr>
          <w:sz w:val="22"/>
          <w:szCs w:val="22"/>
          <w:highlight w:val="yellow"/>
          <w:lang w:eastAsia="fr-FR"/>
        </w:rPr>
        <w:t>A l’issue de la phase de sélection des candidats, une lettre d’invitation à soumissionner sera adressée à tous les candidats admis à soumissionner.</w:t>
      </w:r>
    </w:p>
    <w:p w14:paraId="150E3387" w14:textId="77777777" w:rsidR="00582969" w:rsidRPr="004B4AEC" w:rsidRDefault="00582969" w:rsidP="00582969">
      <w:pPr>
        <w:rPr>
          <w:sz w:val="22"/>
          <w:szCs w:val="22"/>
          <w:highlight w:val="yellow"/>
          <w:lang w:eastAsia="fr-FR"/>
        </w:rPr>
      </w:pPr>
    </w:p>
    <w:p w14:paraId="20FA46D5" w14:textId="4B2688D7" w:rsidR="00582969" w:rsidRPr="004B4AEC" w:rsidRDefault="00582969" w:rsidP="00582969">
      <w:pPr>
        <w:rPr>
          <w:sz w:val="22"/>
          <w:szCs w:val="22"/>
          <w:lang w:eastAsia="fr-FR"/>
        </w:rPr>
      </w:pPr>
      <w:r w:rsidRPr="004B4AEC">
        <w:rPr>
          <w:sz w:val="22"/>
          <w:szCs w:val="22"/>
          <w:highlight w:val="yellow"/>
          <w:lang w:eastAsia="fr-FR"/>
        </w:rPr>
        <w:t>Une lettre informant du rejet de leur candidature sera adressée aux autres candidats.</w:t>
      </w:r>
    </w:p>
    <w:p w14:paraId="5700363F" w14:textId="77777777" w:rsidR="00582969" w:rsidRPr="004B4AEC" w:rsidRDefault="00582969">
      <w:pPr>
        <w:rPr>
          <w:sz w:val="22"/>
          <w:szCs w:val="22"/>
          <w:lang w:eastAsia="fr-FR"/>
        </w:rPr>
      </w:pPr>
    </w:p>
    <w:p w14:paraId="6F9A11A8" w14:textId="669AE883" w:rsidR="009C7784" w:rsidRPr="004B4AEC" w:rsidRDefault="009C7784">
      <w:pPr>
        <w:pStyle w:val="Titre1"/>
        <w:numPr>
          <w:ilvl w:val="0"/>
          <w:numId w:val="0"/>
        </w:numPr>
        <w:rPr>
          <w:sz w:val="22"/>
          <w:szCs w:val="22"/>
        </w:rPr>
      </w:pPr>
      <w:bookmarkStart w:id="95" w:name="_Toc131170898"/>
      <w:r w:rsidRPr="004B4AEC">
        <w:rPr>
          <w:sz w:val="22"/>
          <w:szCs w:val="22"/>
        </w:rPr>
        <w:t>CHAPITRE 3</w:t>
      </w:r>
      <w:r w:rsidRPr="004B4AEC">
        <w:rPr>
          <w:rFonts w:cs="Calibri"/>
          <w:sz w:val="22"/>
          <w:szCs w:val="22"/>
        </w:rPr>
        <w:t> </w:t>
      </w:r>
      <w:r w:rsidRPr="004B4AEC">
        <w:rPr>
          <w:sz w:val="22"/>
          <w:szCs w:val="22"/>
        </w:rPr>
        <w:t>: PHASE OFFRE</w:t>
      </w:r>
      <w:bookmarkEnd w:id="95"/>
      <w:r w:rsidRPr="004B4AEC">
        <w:rPr>
          <w:sz w:val="22"/>
          <w:szCs w:val="22"/>
        </w:rPr>
        <w:t xml:space="preserve"> </w:t>
      </w:r>
    </w:p>
    <w:p w14:paraId="40E8C039" w14:textId="5031A830" w:rsidR="009C7784" w:rsidRPr="004B4AEC" w:rsidRDefault="004F782D" w:rsidP="004F782D">
      <w:pPr>
        <w:pStyle w:val="TITRE2"/>
        <w:numPr>
          <w:ilvl w:val="0"/>
          <w:numId w:val="0"/>
        </w:numPr>
        <w:ind w:left="567"/>
        <w:rPr>
          <w:sz w:val="22"/>
          <w:szCs w:val="22"/>
        </w:rPr>
      </w:pPr>
      <w:bookmarkStart w:id="96" w:name="_Toc131170899"/>
      <w:r w:rsidRPr="004B4AEC">
        <w:rPr>
          <w:sz w:val="22"/>
          <w:szCs w:val="22"/>
        </w:rPr>
        <w:t xml:space="preserve">6.1 </w:t>
      </w:r>
      <w:r w:rsidR="00FF0E3B" w:rsidRPr="004B4AEC">
        <w:rPr>
          <w:sz w:val="22"/>
          <w:szCs w:val="22"/>
        </w:rPr>
        <w:t>Invitation</w:t>
      </w:r>
      <w:r w:rsidR="00FF0E3B" w:rsidRPr="004B4AEC">
        <w:rPr>
          <w:sz w:val="22"/>
          <w:szCs w:val="22"/>
          <w:lang w:eastAsia="fr-FR"/>
        </w:rPr>
        <w:t xml:space="preserve"> à soumissionner</w:t>
      </w:r>
      <w:bookmarkStart w:id="97" w:name="_Toc126923806"/>
      <w:bookmarkEnd w:id="90"/>
      <w:bookmarkEnd w:id="91"/>
      <w:bookmarkEnd w:id="96"/>
    </w:p>
    <w:p w14:paraId="63CC322E" w14:textId="5A5105C6" w:rsidR="00407F3D" w:rsidRPr="004B4AEC" w:rsidRDefault="00FF0E3B" w:rsidP="00503E33">
      <w:pPr>
        <w:rPr>
          <w:sz w:val="22"/>
          <w:szCs w:val="22"/>
        </w:rPr>
      </w:pPr>
      <w:r w:rsidRPr="004B4AEC">
        <w:rPr>
          <w:sz w:val="22"/>
          <w:szCs w:val="22"/>
        </w:rPr>
        <w:t>L’acheteur adressera de manière simultanée à chaque candidat</w:t>
      </w:r>
      <w:r w:rsidR="00D406BC" w:rsidRPr="004B4AEC">
        <w:rPr>
          <w:sz w:val="22"/>
          <w:szCs w:val="22"/>
        </w:rPr>
        <w:t xml:space="preserve"> admis,</w:t>
      </w:r>
      <w:r w:rsidRPr="004B4AEC">
        <w:rPr>
          <w:sz w:val="22"/>
          <w:szCs w:val="22"/>
        </w:rPr>
        <w:t xml:space="preserve"> par voie électronique via la PLACE</w:t>
      </w:r>
      <w:r w:rsidR="00417A8D" w:rsidRPr="004B4AEC">
        <w:rPr>
          <w:sz w:val="22"/>
          <w:szCs w:val="22"/>
        </w:rPr>
        <w:t>,</w:t>
      </w:r>
      <w:r w:rsidRPr="004B4AEC">
        <w:rPr>
          <w:sz w:val="22"/>
          <w:szCs w:val="22"/>
        </w:rPr>
        <w:t xml:space="preserve"> une invitation à soumissionner précisant la date limite de réception de leurs offres (fixée ultérieurement).</w:t>
      </w:r>
    </w:p>
    <w:p w14:paraId="34007389" w14:textId="221659ED" w:rsidR="00FF0E3B" w:rsidRPr="004B4AEC" w:rsidRDefault="004F782D" w:rsidP="004F782D">
      <w:pPr>
        <w:pStyle w:val="TITRE2"/>
        <w:numPr>
          <w:ilvl w:val="0"/>
          <w:numId w:val="0"/>
        </w:numPr>
        <w:ind w:left="567"/>
        <w:rPr>
          <w:sz w:val="22"/>
          <w:szCs w:val="22"/>
          <w:lang w:eastAsia="fr-FR"/>
        </w:rPr>
      </w:pPr>
      <w:bookmarkStart w:id="98" w:name="_Toc131170900"/>
      <w:r w:rsidRPr="004B4AEC">
        <w:rPr>
          <w:sz w:val="22"/>
          <w:szCs w:val="22"/>
        </w:rPr>
        <w:t xml:space="preserve">6.2 </w:t>
      </w:r>
      <w:r w:rsidR="00FF0E3B" w:rsidRPr="004B4AEC">
        <w:rPr>
          <w:sz w:val="22"/>
          <w:szCs w:val="22"/>
        </w:rPr>
        <w:t>Documents</w:t>
      </w:r>
      <w:r w:rsidR="00FF0E3B" w:rsidRPr="004B4AEC">
        <w:rPr>
          <w:sz w:val="22"/>
          <w:szCs w:val="22"/>
          <w:lang w:eastAsia="fr-FR"/>
        </w:rPr>
        <w:t xml:space="preserve"> à produire par les candidats autorisés à présenter une offre</w:t>
      </w:r>
      <w:bookmarkEnd w:id="98"/>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3191"/>
        <w:gridCol w:w="5874"/>
      </w:tblGrid>
      <w:tr w:rsidR="00FF0E3B" w:rsidRPr="004B4AEC" w14:paraId="1AABB301" w14:textId="77777777" w:rsidTr="36BEF5BA">
        <w:trPr>
          <w:trHeight w:val="420"/>
        </w:trPr>
        <w:tc>
          <w:tcPr>
            <w:tcW w:w="1136" w:type="dxa"/>
            <w:shd w:val="clear" w:color="auto" w:fill="auto"/>
          </w:tcPr>
          <w:p w14:paraId="4B451608" w14:textId="77777777" w:rsidR="00FF0E3B" w:rsidRPr="004B4AEC" w:rsidRDefault="00FF0E3B">
            <w:pPr>
              <w:jc w:val="center"/>
              <w:rPr>
                <w:b/>
                <w:bCs/>
                <w:sz w:val="22"/>
                <w:szCs w:val="22"/>
                <w:lang w:eastAsia="x-none"/>
              </w:rPr>
            </w:pPr>
            <w:proofErr w:type="spellStart"/>
            <w:r w:rsidRPr="004B4AEC">
              <w:rPr>
                <w:b/>
                <w:bCs/>
                <w:sz w:val="22"/>
                <w:szCs w:val="22"/>
                <w:lang w:eastAsia="x-none"/>
              </w:rPr>
              <w:t>N°de</w:t>
            </w:r>
            <w:proofErr w:type="spellEnd"/>
            <w:r w:rsidRPr="004B4AEC">
              <w:rPr>
                <w:b/>
                <w:bCs/>
                <w:sz w:val="22"/>
                <w:szCs w:val="22"/>
                <w:lang w:eastAsia="x-none"/>
              </w:rPr>
              <w:t xml:space="preserve"> pièce</w:t>
            </w:r>
          </w:p>
        </w:tc>
        <w:tc>
          <w:tcPr>
            <w:tcW w:w="3191" w:type="dxa"/>
            <w:shd w:val="clear" w:color="auto" w:fill="auto"/>
          </w:tcPr>
          <w:p w14:paraId="346B1649" w14:textId="77777777" w:rsidR="00FF0E3B" w:rsidRPr="004B4AEC" w:rsidRDefault="00FF0E3B">
            <w:pPr>
              <w:jc w:val="center"/>
              <w:rPr>
                <w:b/>
                <w:bCs/>
                <w:sz w:val="22"/>
                <w:szCs w:val="22"/>
                <w:lang w:eastAsia="x-none"/>
              </w:rPr>
            </w:pPr>
            <w:r w:rsidRPr="004B4AEC">
              <w:rPr>
                <w:b/>
                <w:bCs/>
                <w:sz w:val="22"/>
                <w:szCs w:val="22"/>
                <w:lang w:eastAsia="x-none"/>
              </w:rPr>
              <w:t>Objet</w:t>
            </w:r>
          </w:p>
        </w:tc>
        <w:tc>
          <w:tcPr>
            <w:tcW w:w="5874" w:type="dxa"/>
            <w:shd w:val="clear" w:color="auto" w:fill="auto"/>
          </w:tcPr>
          <w:p w14:paraId="0B42BF25" w14:textId="77777777" w:rsidR="00FF0E3B" w:rsidRPr="004B4AEC" w:rsidRDefault="00FF0E3B">
            <w:pPr>
              <w:jc w:val="center"/>
              <w:rPr>
                <w:b/>
                <w:bCs/>
                <w:sz w:val="22"/>
                <w:szCs w:val="22"/>
                <w:lang w:eastAsia="x-none"/>
              </w:rPr>
            </w:pPr>
            <w:r w:rsidRPr="004B4AEC">
              <w:rPr>
                <w:b/>
                <w:bCs/>
                <w:sz w:val="22"/>
                <w:szCs w:val="22"/>
                <w:lang w:eastAsia="x-none"/>
              </w:rPr>
              <w:t>Version</w:t>
            </w:r>
          </w:p>
        </w:tc>
      </w:tr>
      <w:tr w:rsidR="00FF0E3B" w:rsidRPr="004B4AEC" w14:paraId="4CF7063B" w14:textId="77777777" w:rsidTr="00E9386B">
        <w:trPr>
          <w:trHeight w:val="215"/>
        </w:trPr>
        <w:tc>
          <w:tcPr>
            <w:tcW w:w="1136" w:type="dxa"/>
            <w:shd w:val="clear" w:color="auto" w:fill="auto"/>
            <w:vAlign w:val="center"/>
          </w:tcPr>
          <w:p w14:paraId="47FEE88E" w14:textId="022094D4" w:rsidR="00FF0E3B" w:rsidRPr="004B4AEC" w:rsidRDefault="00FF0E3B">
            <w:pPr>
              <w:jc w:val="center"/>
              <w:rPr>
                <w:b/>
                <w:bCs/>
                <w:sz w:val="22"/>
                <w:szCs w:val="22"/>
                <w:lang w:eastAsia="x-none"/>
              </w:rPr>
            </w:pPr>
            <w:r w:rsidRPr="004B4AEC">
              <w:rPr>
                <w:b/>
                <w:bCs/>
                <w:sz w:val="22"/>
                <w:szCs w:val="22"/>
                <w:lang w:eastAsia="x-none"/>
              </w:rPr>
              <w:t>10</w:t>
            </w:r>
          </w:p>
        </w:tc>
        <w:tc>
          <w:tcPr>
            <w:tcW w:w="3191" w:type="dxa"/>
            <w:shd w:val="clear" w:color="auto" w:fill="auto"/>
            <w:vAlign w:val="center"/>
          </w:tcPr>
          <w:p w14:paraId="192C7C76" w14:textId="77777777" w:rsidR="00FF0E3B" w:rsidRPr="004B4AEC" w:rsidRDefault="00FF0E3B" w:rsidP="000B39CC">
            <w:pPr>
              <w:jc w:val="left"/>
              <w:rPr>
                <w:sz w:val="22"/>
                <w:szCs w:val="22"/>
                <w:lang w:eastAsia="x-none"/>
              </w:rPr>
            </w:pPr>
            <w:r w:rsidRPr="004B4AEC">
              <w:rPr>
                <w:sz w:val="22"/>
                <w:szCs w:val="22"/>
                <w:lang w:eastAsia="x-none"/>
              </w:rPr>
              <w:t>Acte d’engagement</w:t>
            </w:r>
          </w:p>
        </w:tc>
        <w:tc>
          <w:tcPr>
            <w:tcW w:w="5874" w:type="dxa"/>
            <w:shd w:val="clear" w:color="auto" w:fill="auto"/>
            <w:vAlign w:val="center"/>
          </w:tcPr>
          <w:p w14:paraId="5AAF6B6B" w14:textId="77777777" w:rsidR="00FF0E3B" w:rsidRPr="004B4AEC" w:rsidRDefault="00FF0E3B" w:rsidP="000B39CC">
            <w:pPr>
              <w:jc w:val="left"/>
              <w:rPr>
                <w:sz w:val="22"/>
                <w:szCs w:val="22"/>
                <w:lang w:eastAsia="x-none"/>
              </w:rPr>
            </w:pPr>
            <w:r w:rsidRPr="004B4AEC">
              <w:rPr>
                <w:sz w:val="22"/>
                <w:szCs w:val="22"/>
                <w:lang w:eastAsia="x-none"/>
              </w:rPr>
              <w:t>Disponible dans le dossier de la consultation.</w:t>
            </w:r>
          </w:p>
          <w:p w14:paraId="16B8DCB0" w14:textId="77777777" w:rsidR="00FF0E3B" w:rsidRPr="004B4AEC" w:rsidRDefault="00FF0E3B" w:rsidP="000B39CC">
            <w:pPr>
              <w:jc w:val="left"/>
              <w:rPr>
                <w:sz w:val="22"/>
                <w:szCs w:val="22"/>
                <w:lang w:eastAsia="x-none"/>
              </w:rPr>
            </w:pPr>
            <w:r w:rsidRPr="004B4AEC">
              <w:rPr>
                <w:sz w:val="22"/>
                <w:szCs w:val="22"/>
                <w:lang w:eastAsia="x-none"/>
              </w:rPr>
              <w:t>Intégralement complété.</w:t>
            </w:r>
          </w:p>
        </w:tc>
      </w:tr>
      <w:tr w:rsidR="00FF0E3B" w:rsidRPr="004B4AEC" w14:paraId="4200EA92" w14:textId="77777777" w:rsidTr="00E9386B">
        <w:trPr>
          <w:trHeight w:val="204"/>
        </w:trPr>
        <w:tc>
          <w:tcPr>
            <w:tcW w:w="1136" w:type="dxa"/>
            <w:shd w:val="clear" w:color="auto" w:fill="auto"/>
            <w:vAlign w:val="center"/>
          </w:tcPr>
          <w:p w14:paraId="3BB6EB69" w14:textId="03EAFF55" w:rsidR="00FF0E3B" w:rsidRPr="004B4AEC" w:rsidRDefault="00FF0E3B">
            <w:pPr>
              <w:jc w:val="center"/>
              <w:rPr>
                <w:b/>
                <w:bCs/>
                <w:sz w:val="22"/>
                <w:szCs w:val="22"/>
                <w:lang w:eastAsia="x-none"/>
              </w:rPr>
            </w:pPr>
            <w:r w:rsidRPr="004B4AEC">
              <w:rPr>
                <w:b/>
                <w:bCs/>
                <w:sz w:val="22"/>
                <w:szCs w:val="22"/>
                <w:lang w:eastAsia="x-none"/>
              </w:rPr>
              <w:t>11</w:t>
            </w:r>
          </w:p>
        </w:tc>
        <w:tc>
          <w:tcPr>
            <w:tcW w:w="3191" w:type="dxa"/>
            <w:shd w:val="clear" w:color="auto" w:fill="auto"/>
            <w:vAlign w:val="center"/>
          </w:tcPr>
          <w:p w14:paraId="28E9485E" w14:textId="77777777" w:rsidR="0067508A" w:rsidRPr="004B4AEC" w:rsidRDefault="00FF0E3B" w:rsidP="000B39CC">
            <w:pPr>
              <w:jc w:val="left"/>
              <w:rPr>
                <w:sz w:val="22"/>
                <w:szCs w:val="22"/>
                <w:lang w:eastAsia="x-none"/>
              </w:rPr>
            </w:pPr>
            <w:r w:rsidRPr="004B4AEC">
              <w:rPr>
                <w:sz w:val="22"/>
                <w:szCs w:val="22"/>
                <w:lang w:eastAsia="x-none"/>
              </w:rPr>
              <w:t>Annexes financières</w:t>
            </w:r>
          </w:p>
          <w:p w14:paraId="7371FD26" w14:textId="6E175659" w:rsidR="00FF0E3B" w:rsidRPr="004B4AEC" w:rsidRDefault="0067508A" w:rsidP="000B39CC">
            <w:pPr>
              <w:jc w:val="left"/>
              <w:rPr>
                <w:sz w:val="22"/>
                <w:szCs w:val="22"/>
                <w:lang w:eastAsia="x-none"/>
              </w:rPr>
            </w:pPr>
            <w:r w:rsidRPr="004B4AEC">
              <w:rPr>
                <w:sz w:val="22"/>
                <w:szCs w:val="22"/>
                <w:lang w:eastAsia="x-none"/>
              </w:rPr>
              <w:t>(bordereaux de prix unitaires et détails quantitatifs estimatifs)</w:t>
            </w:r>
          </w:p>
        </w:tc>
        <w:tc>
          <w:tcPr>
            <w:tcW w:w="5874" w:type="dxa"/>
            <w:shd w:val="clear" w:color="auto" w:fill="auto"/>
            <w:vAlign w:val="center"/>
          </w:tcPr>
          <w:p w14:paraId="2A2C766A" w14:textId="7A16A447" w:rsidR="00FF0E3B" w:rsidRPr="004B4AEC" w:rsidRDefault="00FF0E3B">
            <w:pPr>
              <w:jc w:val="left"/>
              <w:rPr>
                <w:sz w:val="22"/>
                <w:szCs w:val="22"/>
                <w:lang w:eastAsia="x-none"/>
              </w:rPr>
            </w:pPr>
            <w:r w:rsidRPr="004B4AEC">
              <w:rPr>
                <w:sz w:val="22"/>
                <w:szCs w:val="22"/>
                <w:lang w:eastAsia="x-none"/>
              </w:rPr>
              <w:t>BPU</w:t>
            </w:r>
            <w:r w:rsidR="00377DE6" w:rsidRPr="004B4AEC">
              <w:rPr>
                <w:sz w:val="22"/>
                <w:szCs w:val="22"/>
                <w:lang w:eastAsia="x-none"/>
              </w:rPr>
              <w:t xml:space="preserve"> et DQE</w:t>
            </w:r>
            <w:r w:rsidRPr="004B4AEC">
              <w:rPr>
                <w:sz w:val="22"/>
                <w:szCs w:val="22"/>
                <w:lang w:eastAsia="x-none"/>
              </w:rPr>
              <w:t xml:space="preserve"> </w:t>
            </w:r>
            <w:r w:rsidR="00D57770" w:rsidRPr="004B4AEC">
              <w:rPr>
                <w:sz w:val="22"/>
                <w:szCs w:val="22"/>
                <w:lang w:eastAsia="x-none"/>
              </w:rPr>
              <w:t>Intégralement</w:t>
            </w:r>
            <w:r w:rsidRPr="004B4AEC">
              <w:rPr>
                <w:sz w:val="22"/>
                <w:szCs w:val="22"/>
                <w:lang w:eastAsia="x-none"/>
              </w:rPr>
              <w:t xml:space="preserve"> </w:t>
            </w:r>
            <w:r w:rsidR="00377DE6" w:rsidRPr="004B4AEC">
              <w:rPr>
                <w:sz w:val="22"/>
                <w:szCs w:val="22"/>
                <w:lang w:eastAsia="x-none"/>
              </w:rPr>
              <w:t xml:space="preserve">complétés </w:t>
            </w:r>
            <w:r w:rsidRPr="004B4AEC">
              <w:rPr>
                <w:sz w:val="22"/>
                <w:szCs w:val="22"/>
                <w:lang w:eastAsia="x-none"/>
              </w:rPr>
              <w:t>et</w:t>
            </w:r>
            <w:r w:rsidRPr="004B4AEC">
              <w:rPr>
                <w:sz w:val="22"/>
                <w:szCs w:val="22"/>
                <w:u w:val="single"/>
                <w:lang w:eastAsia="x-none"/>
              </w:rPr>
              <w:t xml:space="preserve"> </w:t>
            </w:r>
            <w:r w:rsidRPr="004B4AEC">
              <w:rPr>
                <w:b/>
                <w:bCs/>
                <w:sz w:val="22"/>
                <w:szCs w:val="22"/>
                <w:u w:val="single"/>
                <w:lang w:eastAsia="x-none"/>
              </w:rPr>
              <w:t>en format Excel</w:t>
            </w:r>
            <w:r w:rsidRPr="004B4AEC">
              <w:rPr>
                <w:sz w:val="22"/>
                <w:szCs w:val="22"/>
                <w:u w:val="single"/>
                <w:lang w:eastAsia="x-none"/>
              </w:rPr>
              <w:t xml:space="preserve"> </w:t>
            </w:r>
            <w:r w:rsidRPr="004B4AEC">
              <w:rPr>
                <w:b/>
                <w:bCs/>
                <w:sz w:val="22"/>
                <w:szCs w:val="22"/>
                <w:u w:val="single"/>
                <w:lang w:eastAsia="x-none"/>
              </w:rPr>
              <w:t>obligatoire</w:t>
            </w:r>
            <w:r w:rsidRPr="004B4AEC">
              <w:rPr>
                <w:sz w:val="22"/>
                <w:szCs w:val="22"/>
                <w:lang w:eastAsia="x-none"/>
              </w:rPr>
              <w:t>.</w:t>
            </w:r>
          </w:p>
          <w:p w14:paraId="442B08E4" w14:textId="2D5FCDC5" w:rsidR="00377DE6" w:rsidRPr="004B4AEC" w:rsidRDefault="00377DE6" w:rsidP="000B39CC">
            <w:pPr>
              <w:jc w:val="left"/>
              <w:rPr>
                <w:sz w:val="22"/>
                <w:szCs w:val="22"/>
                <w:lang w:eastAsia="x-none"/>
              </w:rPr>
            </w:pPr>
            <w:r w:rsidRPr="004B4AEC">
              <w:rPr>
                <w:sz w:val="22"/>
                <w:szCs w:val="22"/>
              </w:rPr>
              <w:t>En cas de discordance entre les prix indiqués dans le DQE avec ce figurant dans le BPU, seuls les prix du BPU feront foi. Dans ce cas, le DQE sera recalculé par la personne publique</w:t>
            </w:r>
          </w:p>
        </w:tc>
      </w:tr>
      <w:tr w:rsidR="00FF0E3B" w:rsidRPr="004B4AEC" w14:paraId="5C471D63" w14:textId="77777777" w:rsidTr="00E9386B">
        <w:trPr>
          <w:trHeight w:val="204"/>
        </w:trPr>
        <w:tc>
          <w:tcPr>
            <w:tcW w:w="1136" w:type="dxa"/>
            <w:shd w:val="clear" w:color="auto" w:fill="auto"/>
            <w:vAlign w:val="center"/>
          </w:tcPr>
          <w:p w14:paraId="0705EE3D" w14:textId="0576BC12" w:rsidR="00FF0E3B" w:rsidRPr="004B4AEC" w:rsidRDefault="00FF0E3B">
            <w:pPr>
              <w:jc w:val="center"/>
              <w:rPr>
                <w:b/>
                <w:bCs/>
                <w:sz w:val="22"/>
                <w:szCs w:val="22"/>
                <w:lang w:eastAsia="x-none"/>
              </w:rPr>
            </w:pPr>
            <w:r w:rsidRPr="004B4AEC">
              <w:rPr>
                <w:b/>
                <w:bCs/>
                <w:sz w:val="22"/>
                <w:szCs w:val="22"/>
                <w:lang w:eastAsia="x-none"/>
              </w:rPr>
              <w:t>1</w:t>
            </w:r>
            <w:r w:rsidR="00377DE6" w:rsidRPr="004B4AEC">
              <w:rPr>
                <w:b/>
                <w:bCs/>
                <w:sz w:val="22"/>
                <w:szCs w:val="22"/>
                <w:lang w:eastAsia="x-none"/>
              </w:rPr>
              <w:t>2</w:t>
            </w:r>
          </w:p>
        </w:tc>
        <w:tc>
          <w:tcPr>
            <w:tcW w:w="3191" w:type="dxa"/>
            <w:shd w:val="clear" w:color="auto" w:fill="auto"/>
            <w:vAlign w:val="center"/>
          </w:tcPr>
          <w:p w14:paraId="0991526F" w14:textId="0D62BDE1" w:rsidR="00FF0E3B" w:rsidRPr="004B4AEC" w:rsidRDefault="00FF0E3B">
            <w:pPr>
              <w:jc w:val="left"/>
              <w:rPr>
                <w:sz w:val="22"/>
                <w:szCs w:val="22"/>
                <w:lang w:eastAsia="x-none"/>
              </w:rPr>
            </w:pPr>
            <w:r w:rsidRPr="004B4AEC">
              <w:rPr>
                <w:sz w:val="22"/>
                <w:szCs w:val="22"/>
              </w:rPr>
              <w:t>Le mémoire technique du soumissionnaire</w:t>
            </w:r>
          </w:p>
        </w:tc>
        <w:tc>
          <w:tcPr>
            <w:tcW w:w="5874" w:type="dxa"/>
            <w:shd w:val="clear" w:color="auto" w:fill="auto"/>
            <w:vAlign w:val="center"/>
          </w:tcPr>
          <w:p w14:paraId="4C7351DB" w14:textId="3EC20864" w:rsidR="00FF0E3B" w:rsidRPr="004B4AEC" w:rsidRDefault="00FF0E3B" w:rsidP="000B39CC">
            <w:pPr>
              <w:autoSpaceDE w:val="0"/>
              <w:autoSpaceDN w:val="0"/>
              <w:adjustRightInd w:val="0"/>
              <w:ind w:right="566"/>
              <w:jc w:val="left"/>
              <w:rPr>
                <w:sz w:val="22"/>
                <w:szCs w:val="22"/>
                <w:highlight w:val="yellow"/>
              </w:rPr>
            </w:pPr>
            <w:r w:rsidRPr="004B4AEC">
              <w:rPr>
                <w:sz w:val="22"/>
                <w:szCs w:val="22"/>
                <w:highlight w:val="yellow"/>
              </w:rPr>
              <w:t>Mémoire</w:t>
            </w:r>
            <w:r w:rsidR="00022A4D" w:rsidRPr="004B4AEC">
              <w:rPr>
                <w:sz w:val="22"/>
                <w:szCs w:val="22"/>
                <w:highlight w:val="yellow"/>
              </w:rPr>
              <w:t xml:space="preserve"> technique i</w:t>
            </w:r>
            <w:r w:rsidRPr="004B4AEC">
              <w:rPr>
                <w:sz w:val="22"/>
                <w:szCs w:val="22"/>
                <w:highlight w:val="yellow"/>
              </w:rPr>
              <w:t>ntégralement complété.</w:t>
            </w:r>
          </w:p>
          <w:p w14:paraId="73CF625A" w14:textId="7EDB599A" w:rsidR="00FF0E3B" w:rsidRPr="004B4AEC" w:rsidRDefault="00FF0E3B" w:rsidP="00503E33">
            <w:pPr>
              <w:autoSpaceDE w:val="0"/>
              <w:autoSpaceDN w:val="0"/>
              <w:adjustRightInd w:val="0"/>
              <w:ind w:right="566"/>
              <w:rPr>
                <w:sz w:val="22"/>
                <w:szCs w:val="22"/>
                <w:highlight w:val="yellow"/>
              </w:rPr>
            </w:pPr>
            <w:r w:rsidRPr="004B4AEC">
              <w:rPr>
                <w:sz w:val="22"/>
                <w:szCs w:val="22"/>
                <w:highlight w:val="yellow"/>
              </w:rPr>
              <w:t xml:space="preserve">La trame de mémoire technique joint en annexe du </w:t>
            </w:r>
            <w:r w:rsidR="00F30A5E" w:rsidRPr="004B4AEC">
              <w:rPr>
                <w:sz w:val="22"/>
                <w:szCs w:val="22"/>
                <w:highlight w:val="yellow"/>
              </w:rPr>
              <w:t>présent document</w:t>
            </w:r>
            <w:r w:rsidRPr="004B4AEC">
              <w:rPr>
                <w:sz w:val="22"/>
                <w:szCs w:val="22"/>
                <w:highlight w:val="yellow"/>
              </w:rPr>
              <w:t xml:space="preserve"> devra être utilisée.</w:t>
            </w:r>
          </w:p>
          <w:p w14:paraId="7F1824C2" w14:textId="4823C282" w:rsidR="00F30A5E" w:rsidRPr="004B4AEC" w:rsidRDefault="00F30A5E" w:rsidP="00503E33">
            <w:pPr>
              <w:autoSpaceDE w:val="0"/>
              <w:autoSpaceDN w:val="0"/>
              <w:adjustRightInd w:val="0"/>
              <w:ind w:right="566"/>
              <w:rPr>
                <w:sz w:val="22"/>
                <w:szCs w:val="22"/>
                <w:highlight w:val="yellow"/>
              </w:rPr>
            </w:pPr>
            <w:r w:rsidRPr="004B4AEC">
              <w:rPr>
                <w:sz w:val="22"/>
                <w:szCs w:val="22"/>
                <w:highlight w:val="yellow"/>
              </w:rPr>
              <w:t>La réponse devra contenir 30 à 35 pages maximum.</w:t>
            </w:r>
          </w:p>
        </w:tc>
      </w:tr>
    </w:tbl>
    <w:p w14:paraId="3529AF92" w14:textId="7F3ED790" w:rsidR="00957CF8" w:rsidRPr="004B4AEC" w:rsidRDefault="001776B0" w:rsidP="00E9386B">
      <w:pPr>
        <w:pStyle w:val="TITRE2"/>
        <w:numPr>
          <w:ilvl w:val="1"/>
          <w:numId w:val="0"/>
        </w:numPr>
        <w:rPr>
          <w:b w:val="0"/>
          <w:sz w:val="22"/>
          <w:szCs w:val="22"/>
        </w:rPr>
      </w:pPr>
      <w:bookmarkStart w:id="99" w:name="_Toc131170901"/>
      <w:r w:rsidRPr="004B4AEC">
        <w:rPr>
          <w:b w:val="0"/>
          <w:sz w:val="22"/>
          <w:szCs w:val="22"/>
        </w:rPr>
        <w:t>Dans le cadre de l’analyse des offres, u</w:t>
      </w:r>
      <w:r w:rsidR="00957CF8" w:rsidRPr="004B4AEC">
        <w:rPr>
          <w:b w:val="0"/>
          <w:sz w:val="22"/>
          <w:szCs w:val="22"/>
        </w:rPr>
        <w:t>n DQE masqu</w:t>
      </w:r>
      <w:r w:rsidR="00957CF8" w:rsidRPr="004B4AEC">
        <w:rPr>
          <w:rFonts w:cs="Marianne"/>
          <w:b w:val="0"/>
          <w:sz w:val="22"/>
          <w:szCs w:val="22"/>
        </w:rPr>
        <w:t>é</w:t>
      </w:r>
      <w:r w:rsidRPr="004B4AEC">
        <w:rPr>
          <w:rFonts w:cs="Marianne"/>
          <w:b w:val="0"/>
          <w:sz w:val="22"/>
          <w:szCs w:val="22"/>
        </w:rPr>
        <w:t xml:space="preserve"> sera mis en place qui ne sera pas communiqué aux soumissionnaires. </w:t>
      </w:r>
      <w:r w:rsidR="006C24CA" w:rsidRPr="004B4AEC">
        <w:rPr>
          <w:rFonts w:cs="Marianne"/>
          <w:b w:val="0"/>
          <w:sz w:val="22"/>
          <w:szCs w:val="22"/>
        </w:rPr>
        <w:t>L’acheteur</w:t>
      </w:r>
      <w:r w:rsidR="00957CF8" w:rsidRPr="004B4AEC">
        <w:rPr>
          <w:b w:val="0"/>
          <w:sz w:val="22"/>
          <w:szCs w:val="22"/>
        </w:rPr>
        <w:t xml:space="preserve"> </w:t>
      </w:r>
      <w:r w:rsidR="00B46B05" w:rsidRPr="004B4AEC">
        <w:rPr>
          <w:b w:val="0"/>
          <w:sz w:val="22"/>
          <w:szCs w:val="22"/>
        </w:rPr>
        <w:t>a déjà fixé l</w:t>
      </w:r>
      <w:r w:rsidR="00957CF8" w:rsidRPr="004B4AEC">
        <w:rPr>
          <w:b w:val="0"/>
          <w:sz w:val="22"/>
          <w:szCs w:val="22"/>
        </w:rPr>
        <w:t>es quantités qui ne seront pas transmises.</w:t>
      </w:r>
      <w:bookmarkEnd w:id="99"/>
    </w:p>
    <w:p w14:paraId="6ED3766B" w14:textId="6EE31F19" w:rsidR="00682273" w:rsidRPr="004B4AEC" w:rsidRDefault="004F782D" w:rsidP="004F782D">
      <w:pPr>
        <w:pStyle w:val="TITRE2"/>
        <w:numPr>
          <w:ilvl w:val="0"/>
          <w:numId w:val="0"/>
        </w:numPr>
        <w:ind w:left="567"/>
        <w:rPr>
          <w:sz w:val="22"/>
          <w:szCs w:val="22"/>
        </w:rPr>
      </w:pPr>
      <w:bookmarkStart w:id="100" w:name="_Toc131170902"/>
      <w:r w:rsidRPr="004B4AEC">
        <w:rPr>
          <w:sz w:val="22"/>
          <w:szCs w:val="22"/>
        </w:rPr>
        <w:t xml:space="preserve">6.3 </w:t>
      </w:r>
      <w:r w:rsidR="00682273" w:rsidRPr="004B4AEC">
        <w:rPr>
          <w:sz w:val="22"/>
          <w:szCs w:val="22"/>
        </w:rPr>
        <w:t>Réception des offres</w:t>
      </w:r>
      <w:bookmarkEnd w:id="100"/>
    </w:p>
    <w:p w14:paraId="4D37B1EF" w14:textId="77777777" w:rsidR="00682273" w:rsidRPr="004B4AEC" w:rsidRDefault="00682273" w:rsidP="00503E33">
      <w:pPr>
        <w:rPr>
          <w:sz w:val="22"/>
          <w:szCs w:val="22"/>
        </w:rPr>
      </w:pPr>
      <w:r w:rsidRPr="004B4AEC">
        <w:rPr>
          <w:sz w:val="22"/>
          <w:szCs w:val="22"/>
        </w:rPr>
        <w:t>Seules les offres reçues au plus tard à la date et heure limites fixées dans la lettre de consultation sont ouvertes et analysées par l’acheteur. Les offres reçues après la date et l’heure limites sont éliminées.</w:t>
      </w:r>
    </w:p>
    <w:p w14:paraId="0D6B184C" w14:textId="3E311D68" w:rsidR="00750839" w:rsidRPr="004B4AEC" w:rsidRDefault="004F782D" w:rsidP="004F782D">
      <w:pPr>
        <w:pStyle w:val="TITRE2"/>
        <w:numPr>
          <w:ilvl w:val="0"/>
          <w:numId w:val="0"/>
        </w:numPr>
        <w:ind w:left="567"/>
        <w:rPr>
          <w:sz w:val="22"/>
          <w:szCs w:val="22"/>
        </w:rPr>
      </w:pPr>
      <w:bookmarkStart w:id="101" w:name="_Toc131170903"/>
      <w:r w:rsidRPr="004B4AEC">
        <w:rPr>
          <w:sz w:val="22"/>
          <w:szCs w:val="22"/>
        </w:rPr>
        <w:t xml:space="preserve">6.4 </w:t>
      </w:r>
      <w:r w:rsidR="00B5660B" w:rsidRPr="004B4AEC">
        <w:rPr>
          <w:sz w:val="22"/>
          <w:szCs w:val="22"/>
        </w:rPr>
        <w:t>Examen</w:t>
      </w:r>
      <w:r w:rsidR="00750839" w:rsidRPr="004B4AEC">
        <w:rPr>
          <w:sz w:val="22"/>
          <w:szCs w:val="22"/>
        </w:rPr>
        <w:t xml:space="preserve"> des offres</w:t>
      </w:r>
      <w:bookmarkEnd w:id="97"/>
      <w:bookmarkEnd w:id="101"/>
    </w:p>
    <w:p w14:paraId="54402785" w14:textId="1B510C65" w:rsidR="00682273" w:rsidRPr="004B4AEC" w:rsidRDefault="00750839">
      <w:pPr>
        <w:rPr>
          <w:sz w:val="22"/>
          <w:szCs w:val="22"/>
        </w:rPr>
      </w:pPr>
      <w:r w:rsidRPr="004B4AEC">
        <w:rPr>
          <w:sz w:val="22"/>
          <w:szCs w:val="22"/>
          <w:lang w:eastAsia="fr-FR"/>
        </w:rPr>
        <w:t>L'étude des offres sera réalisée selon les critères énoncés dans le présent règlement de la consultation au regard des documents transmis avec l'offre.</w:t>
      </w:r>
      <w:r w:rsidR="00682273" w:rsidRPr="004B4AEC">
        <w:rPr>
          <w:sz w:val="22"/>
          <w:szCs w:val="22"/>
        </w:rPr>
        <w:t xml:space="preserve"> </w:t>
      </w:r>
    </w:p>
    <w:p w14:paraId="00FA68AF" w14:textId="77777777" w:rsidR="00682273" w:rsidRPr="004B4AEC" w:rsidRDefault="00682273" w:rsidP="00245649">
      <w:pPr>
        <w:rPr>
          <w:sz w:val="22"/>
          <w:szCs w:val="22"/>
        </w:rPr>
      </w:pPr>
    </w:p>
    <w:p w14:paraId="1EB7540A" w14:textId="746C7CBE" w:rsidR="00750839" w:rsidRPr="004B4AEC" w:rsidRDefault="00750839">
      <w:pPr>
        <w:rPr>
          <w:sz w:val="22"/>
          <w:szCs w:val="22"/>
        </w:rPr>
      </w:pPr>
      <w:r w:rsidRPr="004B4AEC">
        <w:rPr>
          <w:sz w:val="22"/>
          <w:szCs w:val="22"/>
        </w:rPr>
        <w:t>Conformément à l’article R.2152-1 du code de la commande publique, les offres irrégulières, inappropriées ou inacceptables seront éliminées. Toutefois, conformément à l’article R.2152-2 du code de la commande publique, l’acheteur peut autoriser les soumissionnaires concernés à régulariser les offres irrégulières dans un délai de 6 jours calendaires, à condition qu’elles ne soient pas</w:t>
      </w:r>
      <w:r w:rsidR="00B5660B" w:rsidRPr="004B4AEC">
        <w:rPr>
          <w:sz w:val="22"/>
          <w:szCs w:val="22"/>
        </w:rPr>
        <w:t xml:space="preserve"> anormalement basses</w:t>
      </w:r>
      <w:r w:rsidRPr="004B4AEC">
        <w:rPr>
          <w:sz w:val="22"/>
          <w:szCs w:val="22"/>
        </w:rPr>
        <w:t xml:space="preserve"> et sous réserve que la régularisation n’ait pas pour effet de modifier des caractéristiques substantielles des offres.</w:t>
      </w:r>
    </w:p>
    <w:p w14:paraId="753C6758" w14:textId="77777777" w:rsidR="00B5660B" w:rsidRPr="004B4AEC" w:rsidRDefault="00B5660B" w:rsidP="00245649">
      <w:pPr>
        <w:rPr>
          <w:sz w:val="22"/>
          <w:szCs w:val="22"/>
        </w:rPr>
      </w:pPr>
    </w:p>
    <w:p w14:paraId="7A1FBA41" w14:textId="43B61639" w:rsidR="00750839" w:rsidRPr="004B4AEC" w:rsidRDefault="00750839">
      <w:pPr>
        <w:rPr>
          <w:sz w:val="22"/>
          <w:szCs w:val="22"/>
          <w:lang w:eastAsia="fr-FR"/>
        </w:rPr>
      </w:pPr>
      <w:r w:rsidRPr="004B4AEC">
        <w:rPr>
          <w:sz w:val="22"/>
          <w:szCs w:val="22"/>
          <w:lang w:eastAsia="fr-FR"/>
        </w:rPr>
        <w:t xml:space="preserve">Pour chaque lot, </w:t>
      </w:r>
      <w:r w:rsidR="0061238D" w:rsidRPr="004B4AEC">
        <w:rPr>
          <w:sz w:val="22"/>
          <w:szCs w:val="22"/>
          <w:lang w:eastAsia="fr-FR"/>
        </w:rPr>
        <w:t>les quatre offres les mieux classées seront déclarées attributaires du marché</w:t>
      </w:r>
      <w:r w:rsidRPr="004B4AEC">
        <w:rPr>
          <w:sz w:val="22"/>
          <w:szCs w:val="22"/>
          <w:lang w:eastAsia="fr-FR"/>
        </w:rPr>
        <w:t xml:space="preserve"> en fonction des critères de pondération suivants</w:t>
      </w:r>
      <w:r w:rsidRPr="004B4AEC">
        <w:rPr>
          <w:rFonts w:cs="Calibri"/>
          <w:sz w:val="22"/>
          <w:szCs w:val="22"/>
          <w:lang w:eastAsia="fr-FR"/>
        </w:rPr>
        <w:t> </w:t>
      </w:r>
      <w:r w:rsidRPr="004B4AEC">
        <w:rPr>
          <w:sz w:val="22"/>
          <w:szCs w:val="22"/>
          <w:lang w:eastAsia="fr-FR"/>
        </w:rPr>
        <w:t>:</w:t>
      </w:r>
    </w:p>
    <w:p w14:paraId="2E39396A" w14:textId="11D6D711" w:rsidR="00750839" w:rsidRPr="004B4AEC" w:rsidRDefault="000F6598" w:rsidP="0067508A">
      <w:pPr>
        <w:pStyle w:val="Titre3"/>
        <w:keepNext w:val="0"/>
        <w:numPr>
          <w:ilvl w:val="0"/>
          <w:numId w:val="12"/>
        </w:numPr>
        <w:spacing w:after="120"/>
        <w:rPr>
          <w:sz w:val="22"/>
          <w:szCs w:val="22"/>
        </w:rPr>
      </w:pPr>
      <w:bookmarkStart w:id="102" w:name="_Toc126923807"/>
      <w:bookmarkStart w:id="103" w:name="_Toc131170904"/>
      <w:r w:rsidRPr="004B4AEC">
        <w:rPr>
          <w:sz w:val="22"/>
          <w:szCs w:val="22"/>
        </w:rPr>
        <w:t>Critère</w:t>
      </w:r>
      <w:r w:rsidR="009B2415" w:rsidRPr="004B4AEC">
        <w:rPr>
          <w:sz w:val="22"/>
          <w:szCs w:val="22"/>
        </w:rPr>
        <w:t xml:space="preserve"> technique (</w:t>
      </w:r>
      <w:r w:rsidR="009B2415" w:rsidRPr="004B4AEC">
        <w:rPr>
          <w:sz w:val="22"/>
          <w:szCs w:val="22"/>
          <w:highlight w:val="yellow"/>
        </w:rPr>
        <w:t xml:space="preserve">note </w:t>
      </w:r>
      <w:proofErr w:type="spellStart"/>
      <w:r w:rsidR="009B2415" w:rsidRPr="004B4AEC">
        <w:rPr>
          <w:sz w:val="22"/>
          <w:szCs w:val="22"/>
          <w:highlight w:val="yellow"/>
        </w:rPr>
        <w:t>Nt</w:t>
      </w:r>
      <w:r w:rsidR="00A42EBA" w:rsidRPr="004B4AEC">
        <w:rPr>
          <w:sz w:val="22"/>
          <w:szCs w:val="22"/>
          <w:highlight w:val="yellow"/>
        </w:rPr>
        <w:t>i</w:t>
      </w:r>
      <w:proofErr w:type="spellEnd"/>
      <w:r w:rsidR="00750839" w:rsidRPr="004B4AEC">
        <w:rPr>
          <w:sz w:val="22"/>
          <w:szCs w:val="22"/>
          <w:highlight w:val="yellow"/>
        </w:rPr>
        <w:t xml:space="preserve"> sur 60</w:t>
      </w:r>
      <w:r w:rsidR="002477BE" w:rsidRPr="004B4AEC">
        <w:rPr>
          <w:sz w:val="22"/>
          <w:szCs w:val="22"/>
          <w:highlight w:val="yellow"/>
        </w:rPr>
        <w:t xml:space="preserve"> points</w:t>
      </w:r>
      <w:r w:rsidR="00750839" w:rsidRPr="004B4AEC">
        <w:rPr>
          <w:sz w:val="22"/>
          <w:szCs w:val="22"/>
          <w:highlight w:val="yellow"/>
        </w:rPr>
        <w:t>)</w:t>
      </w:r>
      <w:bookmarkEnd w:id="102"/>
      <w:bookmarkEnd w:id="103"/>
    </w:p>
    <w:p w14:paraId="645C5D44" w14:textId="27149BB8" w:rsidR="00492D1C" w:rsidRPr="004B4AEC" w:rsidRDefault="002477BE">
      <w:pPr>
        <w:rPr>
          <w:sz w:val="22"/>
          <w:szCs w:val="22"/>
        </w:rPr>
      </w:pPr>
      <w:r w:rsidRPr="004B4AEC">
        <w:rPr>
          <w:sz w:val="22"/>
          <w:szCs w:val="22"/>
        </w:rPr>
        <w:t>Chaque soumissionnaire</w:t>
      </w:r>
      <w:r w:rsidR="00750839" w:rsidRPr="004B4AEC">
        <w:rPr>
          <w:sz w:val="22"/>
          <w:szCs w:val="22"/>
        </w:rPr>
        <w:t xml:space="preserve"> recevra une note</w:t>
      </w:r>
      <w:r w:rsidRPr="004B4AEC">
        <w:rPr>
          <w:sz w:val="22"/>
          <w:szCs w:val="22"/>
        </w:rPr>
        <w:t xml:space="preserve"> technique</w:t>
      </w:r>
      <w:r w:rsidR="00750839" w:rsidRPr="004B4AEC">
        <w:rPr>
          <w:sz w:val="22"/>
          <w:szCs w:val="22"/>
        </w:rPr>
        <w:t xml:space="preserve"> qui sera jugée à partir du mémoire techniqu</w:t>
      </w:r>
      <w:r w:rsidRPr="004B4AEC">
        <w:rPr>
          <w:sz w:val="22"/>
          <w:szCs w:val="22"/>
        </w:rPr>
        <w:t>e remis avec</w:t>
      </w:r>
      <w:r w:rsidR="00750839" w:rsidRPr="004B4AEC">
        <w:rPr>
          <w:sz w:val="22"/>
          <w:szCs w:val="22"/>
        </w:rPr>
        <w:t xml:space="preserve"> son offre</w:t>
      </w:r>
      <w:r w:rsidRPr="004B4AEC">
        <w:rPr>
          <w:sz w:val="22"/>
          <w:szCs w:val="22"/>
        </w:rPr>
        <w:t xml:space="preserve"> par application des sous-</w:t>
      </w:r>
      <w:r w:rsidR="00750839" w:rsidRPr="004B4AEC">
        <w:rPr>
          <w:sz w:val="22"/>
          <w:szCs w:val="22"/>
        </w:rPr>
        <w:t xml:space="preserve">critères </w:t>
      </w:r>
      <w:r w:rsidRPr="004B4AEC">
        <w:rPr>
          <w:sz w:val="22"/>
          <w:szCs w:val="22"/>
        </w:rPr>
        <w:t xml:space="preserve">suivants </w:t>
      </w:r>
      <w:r w:rsidR="00750839" w:rsidRPr="004B4AEC">
        <w:rPr>
          <w:sz w:val="22"/>
          <w:szCs w:val="22"/>
        </w:rPr>
        <w:t>:</w:t>
      </w:r>
    </w:p>
    <w:p w14:paraId="5CA699D0" w14:textId="77777777" w:rsidR="00492D1C" w:rsidRPr="004B4AEC" w:rsidRDefault="00492D1C">
      <w:pPr>
        <w:spacing w:before="0" w:after="0"/>
        <w:jc w:val="left"/>
        <w:rPr>
          <w:sz w:val="22"/>
          <w:szCs w:val="22"/>
        </w:rPr>
      </w:pPr>
      <w:r w:rsidRPr="004B4AEC">
        <w:rPr>
          <w:sz w:val="22"/>
          <w:szCs w:val="22"/>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4"/>
        <w:gridCol w:w="1402"/>
      </w:tblGrid>
      <w:tr w:rsidR="00750839" w:rsidRPr="004B4AEC" w14:paraId="00A63079" w14:textId="77777777" w:rsidTr="00E9386B">
        <w:trPr>
          <w:trHeight w:val="567"/>
        </w:trPr>
        <w:tc>
          <w:tcPr>
            <w:tcW w:w="8204" w:type="dxa"/>
            <w:shd w:val="clear" w:color="auto" w:fill="AEAAAA" w:themeFill="background2" w:themeFillShade="BF"/>
            <w:vAlign w:val="center"/>
          </w:tcPr>
          <w:p w14:paraId="3EC8660E" w14:textId="77777777" w:rsidR="00750839" w:rsidRPr="004B4AEC" w:rsidRDefault="00750839" w:rsidP="00320C47">
            <w:pPr>
              <w:ind w:right="566"/>
              <w:jc w:val="center"/>
              <w:rPr>
                <w:b/>
                <w:bCs/>
                <w:sz w:val="22"/>
                <w:szCs w:val="22"/>
              </w:rPr>
            </w:pPr>
            <w:r w:rsidRPr="004B4AEC">
              <w:rPr>
                <w:b/>
                <w:bCs/>
                <w:sz w:val="22"/>
                <w:szCs w:val="22"/>
              </w:rPr>
              <w:t>CRITERES TECHNIQUES</w:t>
            </w:r>
          </w:p>
        </w:tc>
        <w:tc>
          <w:tcPr>
            <w:tcW w:w="1402" w:type="dxa"/>
            <w:shd w:val="clear" w:color="auto" w:fill="AEAAAA" w:themeFill="background2" w:themeFillShade="BF"/>
            <w:vAlign w:val="center"/>
          </w:tcPr>
          <w:p w14:paraId="29000400" w14:textId="21685EED" w:rsidR="00750839" w:rsidRPr="004B4AEC" w:rsidRDefault="00B3313E" w:rsidP="00B1178B">
            <w:pPr>
              <w:ind w:right="176"/>
              <w:jc w:val="center"/>
              <w:rPr>
                <w:sz w:val="22"/>
                <w:szCs w:val="22"/>
              </w:rPr>
            </w:pPr>
            <w:r w:rsidRPr="004B4AEC">
              <w:rPr>
                <w:b/>
                <w:bCs/>
                <w:sz w:val="22"/>
                <w:szCs w:val="22"/>
              </w:rPr>
              <w:t>10</w:t>
            </w:r>
            <w:r w:rsidR="00785470" w:rsidRPr="004B4AEC">
              <w:rPr>
                <w:b/>
                <w:bCs/>
                <w:sz w:val="22"/>
                <w:szCs w:val="22"/>
              </w:rPr>
              <w:t xml:space="preserve">0 </w:t>
            </w:r>
            <w:r w:rsidR="00750839" w:rsidRPr="004B4AEC">
              <w:rPr>
                <w:b/>
                <w:bCs/>
                <w:sz w:val="22"/>
                <w:szCs w:val="22"/>
              </w:rPr>
              <w:t>pts</w:t>
            </w:r>
          </w:p>
        </w:tc>
      </w:tr>
      <w:tr w:rsidR="00750839" w:rsidRPr="004B4AEC" w14:paraId="7596F4D0" w14:textId="77777777" w:rsidTr="00466A18">
        <w:trPr>
          <w:trHeight w:val="454"/>
        </w:trPr>
        <w:tc>
          <w:tcPr>
            <w:tcW w:w="8204" w:type="dxa"/>
            <w:shd w:val="clear" w:color="auto" w:fill="auto"/>
            <w:vAlign w:val="center"/>
          </w:tcPr>
          <w:p w14:paraId="029E357A" w14:textId="46E8ED8B" w:rsidR="00750839" w:rsidRPr="004B4AEC" w:rsidRDefault="001205EF" w:rsidP="00466A18">
            <w:pPr>
              <w:ind w:right="566"/>
              <w:jc w:val="left"/>
              <w:rPr>
                <w:b/>
                <w:bCs/>
                <w:sz w:val="22"/>
                <w:szCs w:val="22"/>
                <w:highlight w:val="yellow"/>
              </w:rPr>
            </w:pPr>
            <w:r w:rsidRPr="004B4AEC">
              <w:rPr>
                <w:b/>
                <w:bCs/>
                <w:color w:val="000000"/>
                <w:sz w:val="22"/>
                <w:szCs w:val="22"/>
              </w:rPr>
              <w:t>Appréciation des capacités techniques et professionnelles</w:t>
            </w:r>
          </w:p>
        </w:tc>
        <w:tc>
          <w:tcPr>
            <w:tcW w:w="1402" w:type="dxa"/>
            <w:shd w:val="clear" w:color="auto" w:fill="auto"/>
            <w:vAlign w:val="center"/>
          </w:tcPr>
          <w:p w14:paraId="0A76408C" w14:textId="1BDCBAFE" w:rsidR="00750839" w:rsidRPr="004B4AEC" w:rsidRDefault="00466A18" w:rsidP="00466A18">
            <w:pPr>
              <w:ind w:right="176"/>
              <w:jc w:val="center"/>
              <w:rPr>
                <w:sz w:val="22"/>
                <w:szCs w:val="22"/>
              </w:rPr>
            </w:pPr>
            <w:r w:rsidRPr="004B4AEC">
              <w:rPr>
                <w:sz w:val="22"/>
                <w:szCs w:val="22"/>
              </w:rPr>
              <w:t>10 p</w:t>
            </w:r>
            <w:r w:rsidR="00320C47" w:rsidRPr="004B4AEC">
              <w:rPr>
                <w:sz w:val="22"/>
                <w:szCs w:val="22"/>
              </w:rPr>
              <w:t>oin</w:t>
            </w:r>
            <w:r w:rsidR="00750839" w:rsidRPr="004B4AEC">
              <w:rPr>
                <w:sz w:val="22"/>
                <w:szCs w:val="22"/>
              </w:rPr>
              <w:t>ts</w:t>
            </w:r>
          </w:p>
        </w:tc>
      </w:tr>
      <w:tr w:rsidR="00750839" w:rsidRPr="004B4AEC" w14:paraId="31D88183" w14:textId="77777777" w:rsidTr="00466A18">
        <w:tc>
          <w:tcPr>
            <w:tcW w:w="8204" w:type="dxa"/>
            <w:shd w:val="clear" w:color="auto" w:fill="auto"/>
            <w:vAlign w:val="center"/>
          </w:tcPr>
          <w:p w14:paraId="3B3AB8BC" w14:textId="6BEBA6ED" w:rsidR="00F358E7" w:rsidRPr="004B4AEC" w:rsidRDefault="00466A18" w:rsidP="00466A18">
            <w:pPr>
              <w:ind w:right="566"/>
              <w:jc w:val="left"/>
              <w:rPr>
                <w:color w:val="000000"/>
                <w:sz w:val="22"/>
                <w:szCs w:val="22"/>
                <w:highlight w:val="yellow"/>
              </w:rPr>
            </w:pPr>
            <w:r w:rsidRPr="004B4AEC">
              <w:rPr>
                <w:b/>
                <w:bCs/>
                <w:color w:val="000000"/>
                <w:sz w:val="22"/>
                <w:szCs w:val="22"/>
              </w:rPr>
              <w:t>Appréciation des Groupe électrogène multi-carburants et équipements associés</w:t>
            </w:r>
          </w:p>
        </w:tc>
        <w:tc>
          <w:tcPr>
            <w:tcW w:w="1402" w:type="dxa"/>
            <w:shd w:val="clear" w:color="auto" w:fill="auto"/>
            <w:vAlign w:val="center"/>
          </w:tcPr>
          <w:p w14:paraId="56CDD7B1" w14:textId="3A5CFBD1" w:rsidR="00750839" w:rsidRPr="004B4AEC" w:rsidRDefault="00466A18" w:rsidP="00466A18">
            <w:pPr>
              <w:ind w:right="176"/>
              <w:jc w:val="center"/>
              <w:rPr>
                <w:sz w:val="22"/>
                <w:szCs w:val="22"/>
              </w:rPr>
            </w:pPr>
            <w:r w:rsidRPr="004B4AEC">
              <w:rPr>
                <w:sz w:val="22"/>
                <w:szCs w:val="22"/>
              </w:rPr>
              <w:t>12</w:t>
            </w:r>
            <w:r w:rsidR="00750839" w:rsidRPr="004B4AEC">
              <w:rPr>
                <w:sz w:val="22"/>
                <w:szCs w:val="22"/>
              </w:rPr>
              <w:t xml:space="preserve"> p</w:t>
            </w:r>
            <w:r w:rsidR="00320C47" w:rsidRPr="004B4AEC">
              <w:rPr>
                <w:sz w:val="22"/>
                <w:szCs w:val="22"/>
              </w:rPr>
              <w:t>oin</w:t>
            </w:r>
            <w:r w:rsidR="00750839" w:rsidRPr="004B4AEC">
              <w:rPr>
                <w:sz w:val="22"/>
                <w:szCs w:val="22"/>
              </w:rPr>
              <w:t>ts</w:t>
            </w:r>
          </w:p>
        </w:tc>
      </w:tr>
      <w:tr w:rsidR="00750839" w:rsidRPr="004B4AEC" w14:paraId="63E285C7" w14:textId="77777777" w:rsidTr="00466A18">
        <w:trPr>
          <w:trHeight w:val="50"/>
        </w:trPr>
        <w:tc>
          <w:tcPr>
            <w:tcW w:w="8204" w:type="dxa"/>
            <w:shd w:val="clear" w:color="auto" w:fill="auto"/>
            <w:vAlign w:val="center"/>
          </w:tcPr>
          <w:p w14:paraId="7583D586" w14:textId="33FE6FAA" w:rsidR="00750839" w:rsidRPr="004B4AEC" w:rsidRDefault="00466A18" w:rsidP="00466A18">
            <w:pPr>
              <w:ind w:right="566"/>
              <w:jc w:val="left"/>
              <w:rPr>
                <w:b/>
                <w:bCs/>
                <w:color w:val="000000"/>
                <w:sz w:val="22"/>
                <w:szCs w:val="22"/>
                <w:highlight w:val="yellow"/>
              </w:rPr>
            </w:pPr>
            <w:r w:rsidRPr="004B4AEC">
              <w:rPr>
                <w:b/>
                <w:bCs/>
                <w:color w:val="000000"/>
                <w:sz w:val="22"/>
                <w:szCs w:val="22"/>
              </w:rPr>
              <w:t>Appréciation des Groupe électrogène Gasoil et équipements</w:t>
            </w:r>
          </w:p>
        </w:tc>
        <w:tc>
          <w:tcPr>
            <w:tcW w:w="1402" w:type="dxa"/>
            <w:shd w:val="clear" w:color="auto" w:fill="auto"/>
            <w:vAlign w:val="center"/>
          </w:tcPr>
          <w:p w14:paraId="5DA37C40" w14:textId="655D5BA2" w:rsidR="00750839" w:rsidRPr="004B4AEC" w:rsidRDefault="003147EA" w:rsidP="00466A18">
            <w:pPr>
              <w:ind w:right="176"/>
              <w:jc w:val="center"/>
              <w:rPr>
                <w:sz w:val="22"/>
                <w:szCs w:val="22"/>
              </w:rPr>
            </w:pPr>
            <w:r w:rsidRPr="004B4AEC">
              <w:rPr>
                <w:sz w:val="22"/>
                <w:szCs w:val="22"/>
              </w:rPr>
              <w:t>4</w:t>
            </w:r>
            <w:r w:rsidR="00750839" w:rsidRPr="004B4AEC">
              <w:rPr>
                <w:sz w:val="22"/>
                <w:szCs w:val="22"/>
              </w:rPr>
              <w:t xml:space="preserve"> p</w:t>
            </w:r>
            <w:r w:rsidR="00320C47" w:rsidRPr="004B4AEC">
              <w:rPr>
                <w:sz w:val="22"/>
                <w:szCs w:val="22"/>
              </w:rPr>
              <w:t>oin</w:t>
            </w:r>
            <w:r w:rsidR="00750839" w:rsidRPr="004B4AEC">
              <w:rPr>
                <w:sz w:val="22"/>
                <w:szCs w:val="22"/>
              </w:rPr>
              <w:t>ts</w:t>
            </w:r>
          </w:p>
        </w:tc>
      </w:tr>
      <w:tr w:rsidR="00750839" w:rsidRPr="004B4AEC" w14:paraId="67DCFC91" w14:textId="77777777" w:rsidTr="00466A18">
        <w:trPr>
          <w:trHeight w:val="213"/>
        </w:trPr>
        <w:tc>
          <w:tcPr>
            <w:tcW w:w="8204" w:type="dxa"/>
            <w:shd w:val="clear" w:color="auto" w:fill="auto"/>
            <w:vAlign w:val="center"/>
          </w:tcPr>
          <w:p w14:paraId="04331E08" w14:textId="12C8E98D" w:rsidR="00750839" w:rsidRPr="004B4AEC" w:rsidRDefault="00466A18" w:rsidP="00466A18">
            <w:pPr>
              <w:ind w:right="566"/>
              <w:jc w:val="left"/>
              <w:rPr>
                <w:b/>
                <w:bCs/>
                <w:color w:val="000000"/>
                <w:sz w:val="22"/>
                <w:szCs w:val="22"/>
                <w:highlight w:val="yellow"/>
              </w:rPr>
            </w:pPr>
            <w:r w:rsidRPr="004B4AEC">
              <w:rPr>
                <w:b/>
                <w:bCs/>
                <w:color w:val="000000"/>
                <w:sz w:val="22"/>
                <w:szCs w:val="22"/>
              </w:rPr>
              <w:t>Appréciation des automates de commande contrôle pour GE</w:t>
            </w:r>
          </w:p>
        </w:tc>
        <w:tc>
          <w:tcPr>
            <w:tcW w:w="1402" w:type="dxa"/>
            <w:shd w:val="clear" w:color="auto" w:fill="auto"/>
            <w:vAlign w:val="center"/>
          </w:tcPr>
          <w:p w14:paraId="3813BA40" w14:textId="03DA3298" w:rsidR="00750839" w:rsidRPr="004B4AEC" w:rsidRDefault="00F358E7" w:rsidP="00466A18">
            <w:pPr>
              <w:ind w:right="176"/>
              <w:jc w:val="center"/>
              <w:rPr>
                <w:sz w:val="22"/>
                <w:szCs w:val="22"/>
              </w:rPr>
            </w:pPr>
            <w:r w:rsidRPr="004B4AEC">
              <w:rPr>
                <w:sz w:val="22"/>
                <w:szCs w:val="22"/>
              </w:rPr>
              <w:t>12</w:t>
            </w:r>
            <w:r w:rsidR="00750839" w:rsidRPr="004B4AEC">
              <w:rPr>
                <w:sz w:val="22"/>
                <w:szCs w:val="22"/>
              </w:rPr>
              <w:t xml:space="preserve"> p</w:t>
            </w:r>
            <w:r w:rsidRPr="004B4AEC">
              <w:rPr>
                <w:sz w:val="22"/>
                <w:szCs w:val="22"/>
              </w:rPr>
              <w:t>oin</w:t>
            </w:r>
            <w:r w:rsidR="00750839" w:rsidRPr="004B4AEC">
              <w:rPr>
                <w:sz w:val="22"/>
                <w:szCs w:val="22"/>
              </w:rPr>
              <w:t>ts</w:t>
            </w:r>
          </w:p>
        </w:tc>
      </w:tr>
      <w:tr w:rsidR="000B5963" w:rsidRPr="004B4AEC" w14:paraId="539184C6" w14:textId="77777777" w:rsidTr="00466A18">
        <w:trPr>
          <w:trHeight w:val="213"/>
        </w:trPr>
        <w:tc>
          <w:tcPr>
            <w:tcW w:w="8204" w:type="dxa"/>
            <w:shd w:val="clear" w:color="auto" w:fill="auto"/>
            <w:vAlign w:val="center"/>
          </w:tcPr>
          <w:p w14:paraId="655F1C7C" w14:textId="1557E23B" w:rsidR="000B5963" w:rsidRPr="004B4AEC" w:rsidRDefault="000B5963" w:rsidP="00466A18">
            <w:pPr>
              <w:ind w:right="566"/>
              <w:jc w:val="left"/>
              <w:rPr>
                <w:b/>
                <w:bCs/>
                <w:color w:val="000000"/>
                <w:sz w:val="22"/>
                <w:szCs w:val="22"/>
              </w:rPr>
            </w:pPr>
            <w:r w:rsidRPr="004B4AEC">
              <w:rPr>
                <w:b/>
                <w:bCs/>
                <w:color w:val="000000"/>
                <w:sz w:val="22"/>
                <w:szCs w:val="22"/>
              </w:rPr>
              <w:t>Descriptif des matériels relatifs aux réseaux HT</w:t>
            </w:r>
          </w:p>
        </w:tc>
        <w:tc>
          <w:tcPr>
            <w:tcW w:w="1402" w:type="dxa"/>
            <w:shd w:val="clear" w:color="auto" w:fill="auto"/>
            <w:vAlign w:val="center"/>
          </w:tcPr>
          <w:p w14:paraId="0CD49CD6" w14:textId="2DB792CB" w:rsidR="000B5963" w:rsidRPr="004B4AEC" w:rsidRDefault="000B5963" w:rsidP="00466A18">
            <w:pPr>
              <w:ind w:right="176"/>
              <w:jc w:val="center"/>
              <w:rPr>
                <w:sz w:val="22"/>
                <w:szCs w:val="22"/>
              </w:rPr>
            </w:pPr>
            <w:r w:rsidRPr="004B4AEC">
              <w:rPr>
                <w:sz w:val="22"/>
                <w:szCs w:val="22"/>
              </w:rPr>
              <w:t>12 points</w:t>
            </w:r>
          </w:p>
        </w:tc>
      </w:tr>
      <w:tr w:rsidR="000B5963" w:rsidRPr="004B4AEC" w14:paraId="6A7294B2" w14:textId="77777777" w:rsidTr="00466A18">
        <w:trPr>
          <w:trHeight w:val="213"/>
        </w:trPr>
        <w:tc>
          <w:tcPr>
            <w:tcW w:w="8204" w:type="dxa"/>
            <w:shd w:val="clear" w:color="auto" w:fill="auto"/>
            <w:vAlign w:val="center"/>
          </w:tcPr>
          <w:p w14:paraId="4AF28035" w14:textId="35A8B0C5" w:rsidR="000B5963" w:rsidRPr="004B4AEC" w:rsidRDefault="000B5963" w:rsidP="00466A18">
            <w:pPr>
              <w:ind w:right="566"/>
              <w:jc w:val="left"/>
              <w:rPr>
                <w:b/>
                <w:bCs/>
                <w:color w:val="000000"/>
                <w:sz w:val="22"/>
                <w:szCs w:val="22"/>
              </w:rPr>
            </w:pPr>
            <w:r w:rsidRPr="004B4AEC">
              <w:rPr>
                <w:b/>
                <w:bCs/>
                <w:color w:val="000000"/>
                <w:sz w:val="22"/>
                <w:szCs w:val="22"/>
              </w:rPr>
              <w:t>Descriptif des matériels relatifs aux réseaux BT</w:t>
            </w:r>
          </w:p>
        </w:tc>
        <w:tc>
          <w:tcPr>
            <w:tcW w:w="1402" w:type="dxa"/>
            <w:shd w:val="clear" w:color="auto" w:fill="auto"/>
            <w:vAlign w:val="center"/>
          </w:tcPr>
          <w:p w14:paraId="542D5715" w14:textId="49F57C21" w:rsidR="000B5963" w:rsidRPr="004B4AEC" w:rsidRDefault="000B5963" w:rsidP="00466A18">
            <w:pPr>
              <w:ind w:right="176"/>
              <w:jc w:val="center"/>
              <w:rPr>
                <w:sz w:val="22"/>
                <w:szCs w:val="22"/>
              </w:rPr>
            </w:pPr>
            <w:r w:rsidRPr="004B4AEC">
              <w:rPr>
                <w:sz w:val="22"/>
                <w:szCs w:val="22"/>
              </w:rPr>
              <w:t>12 points</w:t>
            </w:r>
          </w:p>
        </w:tc>
      </w:tr>
      <w:tr w:rsidR="000B5963" w:rsidRPr="004B4AEC" w14:paraId="4B5D6CFF" w14:textId="77777777" w:rsidTr="00466A18">
        <w:trPr>
          <w:trHeight w:val="213"/>
        </w:trPr>
        <w:tc>
          <w:tcPr>
            <w:tcW w:w="8204" w:type="dxa"/>
            <w:shd w:val="clear" w:color="auto" w:fill="auto"/>
            <w:vAlign w:val="center"/>
          </w:tcPr>
          <w:p w14:paraId="36BBB21B" w14:textId="25281DB9" w:rsidR="000B5963" w:rsidRPr="004B4AEC" w:rsidRDefault="000B5963" w:rsidP="00466A18">
            <w:pPr>
              <w:ind w:right="566"/>
              <w:jc w:val="left"/>
              <w:rPr>
                <w:b/>
                <w:bCs/>
                <w:color w:val="000000"/>
                <w:sz w:val="22"/>
                <w:szCs w:val="22"/>
              </w:rPr>
            </w:pPr>
            <w:r w:rsidRPr="004B4AEC">
              <w:rPr>
                <w:b/>
                <w:bCs/>
                <w:color w:val="000000"/>
                <w:sz w:val="22"/>
                <w:szCs w:val="22"/>
              </w:rPr>
              <w:t>Appréciation des Centrales hybrides</w:t>
            </w:r>
          </w:p>
        </w:tc>
        <w:tc>
          <w:tcPr>
            <w:tcW w:w="1402" w:type="dxa"/>
            <w:shd w:val="clear" w:color="auto" w:fill="auto"/>
            <w:vAlign w:val="center"/>
          </w:tcPr>
          <w:p w14:paraId="59AC8B00" w14:textId="27953061" w:rsidR="000B5963" w:rsidRPr="004B4AEC" w:rsidRDefault="000B5963" w:rsidP="00466A18">
            <w:pPr>
              <w:ind w:right="176"/>
              <w:jc w:val="center"/>
              <w:rPr>
                <w:sz w:val="22"/>
                <w:szCs w:val="22"/>
              </w:rPr>
            </w:pPr>
            <w:r w:rsidRPr="004B4AEC">
              <w:rPr>
                <w:sz w:val="22"/>
                <w:szCs w:val="22"/>
              </w:rPr>
              <w:t>12 points</w:t>
            </w:r>
          </w:p>
        </w:tc>
      </w:tr>
      <w:tr w:rsidR="000B5963" w:rsidRPr="004B4AEC" w14:paraId="115BF018" w14:textId="77777777" w:rsidTr="00466A18">
        <w:trPr>
          <w:trHeight w:val="213"/>
        </w:trPr>
        <w:tc>
          <w:tcPr>
            <w:tcW w:w="8204" w:type="dxa"/>
            <w:shd w:val="clear" w:color="auto" w:fill="auto"/>
            <w:vAlign w:val="center"/>
          </w:tcPr>
          <w:p w14:paraId="6F8A60EE" w14:textId="7BFAB309" w:rsidR="000B5963" w:rsidRPr="004B4AEC" w:rsidRDefault="000B5963" w:rsidP="00466A18">
            <w:pPr>
              <w:ind w:right="566"/>
              <w:jc w:val="left"/>
              <w:rPr>
                <w:b/>
                <w:bCs/>
                <w:color w:val="000000"/>
                <w:sz w:val="22"/>
                <w:szCs w:val="22"/>
              </w:rPr>
            </w:pPr>
            <w:r w:rsidRPr="004B4AEC">
              <w:rPr>
                <w:b/>
                <w:bCs/>
                <w:color w:val="000000"/>
                <w:sz w:val="22"/>
                <w:szCs w:val="22"/>
              </w:rPr>
              <w:t>Appréciation des équipements de secours</w:t>
            </w:r>
          </w:p>
        </w:tc>
        <w:tc>
          <w:tcPr>
            <w:tcW w:w="1402" w:type="dxa"/>
            <w:shd w:val="clear" w:color="auto" w:fill="auto"/>
            <w:vAlign w:val="center"/>
          </w:tcPr>
          <w:p w14:paraId="2AB5892B" w14:textId="6F297C38" w:rsidR="000B5963" w:rsidRPr="004B4AEC" w:rsidRDefault="000B5963" w:rsidP="00466A18">
            <w:pPr>
              <w:ind w:right="176"/>
              <w:jc w:val="center"/>
              <w:rPr>
                <w:sz w:val="22"/>
                <w:szCs w:val="22"/>
              </w:rPr>
            </w:pPr>
            <w:r w:rsidRPr="004B4AEC">
              <w:rPr>
                <w:sz w:val="22"/>
                <w:szCs w:val="22"/>
              </w:rPr>
              <w:t>12 points</w:t>
            </w:r>
          </w:p>
        </w:tc>
      </w:tr>
      <w:tr w:rsidR="000B5963" w:rsidRPr="004B4AEC" w14:paraId="3B018CA0" w14:textId="77777777" w:rsidTr="00466A18">
        <w:trPr>
          <w:trHeight w:val="213"/>
        </w:trPr>
        <w:tc>
          <w:tcPr>
            <w:tcW w:w="8204" w:type="dxa"/>
            <w:shd w:val="clear" w:color="auto" w:fill="auto"/>
            <w:vAlign w:val="center"/>
          </w:tcPr>
          <w:p w14:paraId="51DEC507" w14:textId="4B1E2D8B" w:rsidR="000B5963" w:rsidRPr="004B4AEC" w:rsidRDefault="000B5963" w:rsidP="00466A18">
            <w:pPr>
              <w:ind w:right="566"/>
              <w:jc w:val="left"/>
              <w:rPr>
                <w:b/>
                <w:bCs/>
                <w:color w:val="000000"/>
                <w:sz w:val="22"/>
                <w:szCs w:val="22"/>
              </w:rPr>
            </w:pPr>
            <w:r w:rsidRPr="004B4AEC">
              <w:rPr>
                <w:b/>
                <w:bCs/>
                <w:color w:val="000000"/>
                <w:sz w:val="22"/>
                <w:szCs w:val="22"/>
              </w:rPr>
              <w:t>Organisation et les moyens déployés pour l’exploitation courante, la maintenance et les interventions sur des installations d’un site exploité</w:t>
            </w:r>
          </w:p>
        </w:tc>
        <w:tc>
          <w:tcPr>
            <w:tcW w:w="1402" w:type="dxa"/>
            <w:shd w:val="clear" w:color="auto" w:fill="auto"/>
            <w:vAlign w:val="center"/>
          </w:tcPr>
          <w:p w14:paraId="6A398072" w14:textId="51D5819B" w:rsidR="000B5963" w:rsidRPr="004B4AEC" w:rsidRDefault="000B5963" w:rsidP="00466A18">
            <w:pPr>
              <w:ind w:right="176"/>
              <w:jc w:val="center"/>
              <w:rPr>
                <w:sz w:val="22"/>
                <w:szCs w:val="22"/>
              </w:rPr>
            </w:pPr>
            <w:r w:rsidRPr="004B4AEC">
              <w:rPr>
                <w:sz w:val="22"/>
                <w:szCs w:val="22"/>
              </w:rPr>
              <w:t>12 points</w:t>
            </w:r>
          </w:p>
        </w:tc>
      </w:tr>
      <w:tr w:rsidR="000B5963" w:rsidRPr="004B4AEC" w14:paraId="71D3DBC9" w14:textId="77777777" w:rsidTr="00466A18">
        <w:trPr>
          <w:trHeight w:val="213"/>
        </w:trPr>
        <w:tc>
          <w:tcPr>
            <w:tcW w:w="8204" w:type="dxa"/>
            <w:shd w:val="clear" w:color="auto" w:fill="auto"/>
            <w:vAlign w:val="center"/>
          </w:tcPr>
          <w:p w14:paraId="462175CA" w14:textId="1D33A22A" w:rsidR="000B5963" w:rsidRPr="004B4AEC" w:rsidRDefault="000B5963" w:rsidP="00466A18">
            <w:pPr>
              <w:ind w:right="566"/>
              <w:jc w:val="left"/>
              <w:rPr>
                <w:b/>
                <w:bCs/>
                <w:color w:val="000000"/>
                <w:sz w:val="22"/>
                <w:szCs w:val="22"/>
              </w:rPr>
            </w:pPr>
            <w:r w:rsidRPr="004B4AEC">
              <w:rPr>
                <w:b/>
                <w:bCs/>
                <w:color w:val="000000"/>
                <w:sz w:val="22"/>
                <w:szCs w:val="22"/>
              </w:rPr>
              <w:t>Organisation et les moyens déployés pour les interventions sur des installations d’un site non exploité</w:t>
            </w:r>
          </w:p>
        </w:tc>
        <w:tc>
          <w:tcPr>
            <w:tcW w:w="1402" w:type="dxa"/>
            <w:shd w:val="clear" w:color="auto" w:fill="auto"/>
            <w:vAlign w:val="center"/>
          </w:tcPr>
          <w:p w14:paraId="0CB0B31B" w14:textId="3C0D1F19" w:rsidR="000B5963" w:rsidRPr="004B4AEC" w:rsidRDefault="000B5963" w:rsidP="00466A18">
            <w:pPr>
              <w:ind w:right="176"/>
              <w:jc w:val="center"/>
              <w:rPr>
                <w:sz w:val="22"/>
                <w:szCs w:val="22"/>
              </w:rPr>
            </w:pPr>
            <w:r w:rsidRPr="004B4AEC">
              <w:rPr>
                <w:sz w:val="22"/>
                <w:szCs w:val="22"/>
              </w:rPr>
              <w:t>2 points</w:t>
            </w:r>
          </w:p>
        </w:tc>
      </w:tr>
    </w:tbl>
    <w:p w14:paraId="28EA0DF3" w14:textId="0E399971" w:rsidR="00D1413D" w:rsidRPr="004B4AEC" w:rsidRDefault="00D1413D" w:rsidP="00466A18">
      <w:pPr>
        <w:jc w:val="left"/>
        <w:rPr>
          <w:sz w:val="22"/>
          <w:szCs w:val="22"/>
        </w:rPr>
      </w:pPr>
    </w:p>
    <w:p w14:paraId="251BAFCD" w14:textId="04A6D46C" w:rsidR="003147EA" w:rsidRPr="004B4AEC" w:rsidRDefault="003147EA" w:rsidP="003147EA">
      <w:pPr>
        <w:rPr>
          <w:sz w:val="22"/>
          <w:szCs w:val="22"/>
        </w:rPr>
      </w:pPr>
      <w:r w:rsidRPr="004B4AEC">
        <w:rPr>
          <w:sz w:val="22"/>
          <w:szCs w:val="22"/>
        </w:rPr>
        <w:t xml:space="preserve">La note obtenue par la somme des points constitue une </w:t>
      </w:r>
      <m:oMath>
        <m:sSub>
          <m:sSubPr>
            <m:ctrlPr>
              <w:rPr>
                <w:rFonts w:ascii="Cambria Math" w:hAnsi="Cambria Math"/>
                <w:i/>
                <w:sz w:val="22"/>
                <w:szCs w:val="22"/>
              </w:rPr>
            </m:ctrlPr>
          </m:sSubPr>
          <m:e>
            <m:r>
              <w:rPr>
                <w:rFonts w:ascii="Cambria Math" w:hAnsi="Cambria Math"/>
                <w:sz w:val="22"/>
                <w:szCs w:val="22"/>
              </w:rPr>
              <m:t>Note</m:t>
            </m:r>
          </m:e>
          <m:sub>
            <m:r>
              <w:rPr>
                <w:rFonts w:ascii="Cambria Math" w:hAnsi="Cambria Math"/>
                <w:sz w:val="22"/>
                <w:szCs w:val="22"/>
              </w:rPr>
              <m:t>initiale</m:t>
            </m:r>
          </m:sub>
        </m:sSub>
      </m:oMath>
      <w:r w:rsidR="00B3313E" w:rsidRPr="004B4AEC">
        <w:rPr>
          <w:sz w:val="22"/>
          <w:szCs w:val="22"/>
        </w:rPr>
        <w:t>.</w:t>
      </w:r>
    </w:p>
    <w:p w14:paraId="0F2FD8A0" w14:textId="77777777" w:rsidR="00B3313E" w:rsidRPr="004B4AEC" w:rsidRDefault="00B3313E" w:rsidP="003147EA">
      <w:pPr>
        <w:rPr>
          <w:sz w:val="22"/>
          <w:szCs w:val="22"/>
        </w:rPr>
      </w:pPr>
    </w:p>
    <w:p w14:paraId="323414C1" w14:textId="49DFDE37" w:rsidR="003147EA" w:rsidRPr="004B4AEC" w:rsidRDefault="003147EA" w:rsidP="003147EA">
      <w:pPr>
        <w:rPr>
          <w:sz w:val="22"/>
          <w:szCs w:val="22"/>
        </w:rPr>
      </w:pPr>
      <w:r w:rsidRPr="004B4AEC">
        <w:rPr>
          <w:sz w:val="22"/>
          <w:szCs w:val="22"/>
        </w:rPr>
        <w:t xml:space="preserve">Le total des points attribués sera ramené à une </w:t>
      </w:r>
      <m:oMath>
        <m:sSub>
          <m:sSubPr>
            <m:ctrlPr>
              <w:rPr>
                <w:rFonts w:ascii="Cambria Math" w:hAnsi="Cambria Math"/>
                <w:i/>
                <w:sz w:val="22"/>
                <w:szCs w:val="22"/>
              </w:rPr>
            </m:ctrlPr>
          </m:sSubPr>
          <m:e>
            <m:r>
              <w:rPr>
                <w:rFonts w:ascii="Cambria Math" w:hAnsi="Cambria Math"/>
                <w:sz w:val="22"/>
                <w:szCs w:val="22"/>
              </w:rPr>
              <m:t>Note</m:t>
            </m:r>
          </m:e>
          <m:sub>
            <m:r>
              <w:rPr>
                <w:rFonts w:ascii="Cambria Math" w:hAnsi="Cambria Math"/>
                <w:sz w:val="22"/>
                <w:szCs w:val="22"/>
              </w:rPr>
              <m:t>finale</m:t>
            </m:r>
          </m:sub>
        </m:sSub>
      </m:oMath>
      <w:r w:rsidRPr="004B4AEC">
        <w:rPr>
          <w:sz w:val="22"/>
          <w:szCs w:val="22"/>
          <w:vertAlign w:val="subscript"/>
        </w:rPr>
        <w:t xml:space="preserve"> </w:t>
      </w:r>
      <w:r w:rsidRPr="004B4AEC">
        <w:rPr>
          <w:sz w:val="22"/>
          <w:szCs w:val="22"/>
        </w:rPr>
        <w:t>sur soixante</w:t>
      </w:r>
      <w:r w:rsidR="00B3313E" w:rsidRPr="004B4AEC">
        <w:rPr>
          <w:sz w:val="22"/>
          <w:szCs w:val="22"/>
        </w:rPr>
        <w:t xml:space="preserve"> (60)</w:t>
      </w:r>
      <w:r w:rsidRPr="004B4AEC">
        <w:rPr>
          <w:sz w:val="22"/>
          <w:szCs w:val="22"/>
        </w:rPr>
        <w:t xml:space="preserve"> en utilisant la formule suivante</w:t>
      </w:r>
      <w:r w:rsidRPr="004B4AEC">
        <w:rPr>
          <w:rFonts w:cs="Calibri"/>
          <w:sz w:val="22"/>
          <w:szCs w:val="22"/>
        </w:rPr>
        <w:t> </w:t>
      </w:r>
      <w:r w:rsidRPr="004B4AEC">
        <w:rPr>
          <w:sz w:val="22"/>
          <w:szCs w:val="22"/>
        </w:rPr>
        <w:t>:</w:t>
      </w:r>
    </w:p>
    <w:p w14:paraId="71B8A741" w14:textId="77777777" w:rsidR="00C86499" w:rsidRPr="004B4AEC" w:rsidRDefault="00C86499" w:rsidP="003147EA">
      <w:pPr>
        <w:rPr>
          <w:sz w:val="22"/>
          <w:szCs w:val="22"/>
        </w:rPr>
      </w:pPr>
    </w:p>
    <w:p w14:paraId="130CFC52" w14:textId="77777777" w:rsidR="003147EA" w:rsidRPr="004B4AEC" w:rsidRDefault="00CF1D8A" w:rsidP="003147EA">
      <w:pPr>
        <w:spacing w:line="480" w:lineRule="auto"/>
        <w:rPr>
          <w:sz w:val="22"/>
          <w:szCs w:val="22"/>
        </w:rPr>
      </w:pPr>
      <m:oMathPara>
        <m:oMath>
          <m:sSub>
            <m:sSubPr>
              <m:ctrlPr>
                <w:rPr>
                  <w:rFonts w:ascii="Cambria Math" w:hAnsi="Cambria Math"/>
                  <w:i/>
                  <w:sz w:val="22"/>
                  <w:szCs w:val="22"/>
                </w:rPr>
              </m:ctrlPr>
            </m:sSubPr>
            <m:e>
              <m:r>
                <w:rPr>
                  <w:rFonts w:ascii="Cambria Math" w:hAnsi="Cambria Math"/>
                  <w:sz w:val="22"/>
                  <w:szCs w:val="22"/>
                </w:rPr>
                <m:t>Note</m:t>
              </m:r>
            </m:e>
            <m:sub>
              <m:r>
                <w:rPr>
                  <w:rFonts w:ascii="Cambria Math" w:hAnsi="Cambria Math"/>
                  <w:sz w:val="22"/>
                  <w:szCs w:val="22"/>
                </w:rPr>
                <m:t>finale</m:t>
              </m:r>
            </m:sub>
          </m:sSub>
          <m:r>
            <w:rPr>
              <w:rFonts w:ascii="Cambria Math" w:hAnsi="Cambria Math"/>
              <w:sz w:val="22"/>
              <w:szCs w:val="22"/>
            </w:rPr>
            <m:t xml:space="preserve"> =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Note</m:t>
                  </m:r>
                </m:e>
                <m:sub>
                  <m:r>
                    <w:rPr>
                      <w:rFonts w:ascii="Cambria Math" w:hAnsi="Cambria Math"/>
                      <w:sz w:val="22"/>
                      <w:szCs w:val="22"/>
                    </w:rPr>
                    <m:t>initiale</m:t>
                  </m:r>
                </m:sub>
              </m:sSub>
              <m:r>
                <w:rPr>
                  <w:rFonts w:ascii="Cambria Math" w:hAnsi="Cambria Math"/>
                  <w:sz w:val="22"/>
                  <w:szCs w:val="22"/>
                </w:rPr>
                <m:t xml:space="preserve"> ×60</m:t>
              </m:r>
            </m:num>
            <m:den>
              <m:r>
                <w:rPr>
                  <w:rFonts w:ascii="Cambria Math" w:hAnsi="Cambria Math"/>
                  <w:sz w:val="22"/>
                  <w:szCs w:val="22"/>
                </w:rPr>
                <m:t>100</m:t>
              </m:r>
            </m:den>
          </m:f>
        </m:oMath>
      </m:oMathPara>
    </w:p>
    <w:p w14:paraId="2D9551E6" w14:textId="77777777" w:rsidR="00D1413D" w:rsidRPr="004B4AEC" w:rsidRDefault="00D1413D" w:rsidP="00D1413D">
      <w:pPr>
        <w:autoSpaceDE w:val="0"/>
        <w:autoSpaceDN w:val="0"/>
        <w:adjustRightInd w:val="0"/>
        <w:spacing w:before="0" w:after="0"/>
        <w:jc w:val="left"/>
        <w:rPr>
          <w:rFonts w:cs="CIDFont+F2"/>
          <w:sz w:val="22"/>
          <w:szCs w:val="22"/>
          <w:lang w:eastAsia="fr-FR"/>
        </w:rPr>
      </w:pPr>
    </w:p>
    <w:p w14:paraId="5D737846" w14:textId="451E7478" w:rsidR="00750839" w:rsidRPr="004B4AEC" w:rsidRDefault="000F6598" w:rsidP="0067508A">
      <w:pPr>
        <w:pStyle w:val="Titre3"/>
        <w:keepNext w:val="0"/>
        <w:numPr>
          <w:ilvl w:val="0"/>
          <w:numId w:val="12"/>
        </w:numPr>
        <w:spacing w:after="120"/>
        <w:rPr>
          <w:sz w:val="22"/>
          <w:szCs w:val="22"/>
        </w:rPr>
      </w:pPr>
      <w:bookmarkStart w:id="104" w:name="_Toc131170905"/>
      <w:commentRangeStart w:id="105"/>
      <w:r w:rsidRPr="004B4AEC">
        <w:rPr>
          <w:sz w:val="22"/>
          <w:szCs w:val="22"/>
        </w:rPr>
        <w:t xml:space="preserve">Critère </w:t>
      </w:r>
      <w:bookmarkStart w:id="106" w:name="_Toc126923808"/>
      <w:r w:rsidR="00750839" w:rsidRPr="004B4AEC">
        <w:rPr>
          <w:sz w:val="22"/>
          <w:szCs w:val="22"/>
        </w:rPr>
        <w:t>le prix</w:t>
      </w:r>
      <w:r w:rsidRPr="004B4AEC">
        <w:rPr>
          <w:sz w:val="22"/>
          <w:szCs w:val="22"/>
        </w:rPr>
        <w:t xml:space="preserve"> (</w:t>
      </w:r>
      <w:proofErr w:type="spellStart"/>
      <w:r w:rsidRPr="004B4AEC">
        <w:rPr>
          <w:sz w:val="22"/>
          <w:szCs w:val="22"/>
        </w:rPr>
        <w:t>Np</w:t>
      </w:r>
      <w:proofErr w:type="spellEnd"/>
      <w:r w:rsidR="002477BE" w:rsidRPr="004B4AEC">
        <w:rPr>
          <w:sz w:val="22"/>
          <w:szCs w:val="22"/>
        </w:rPr>
        <w:t xml:space="preserve"> sur </w:t>
      </w:r>
      <w:r w:rsidR="00320C47" w:rsidRPr="004B4AEC">
        <w:rPr>
          <w:sz w:val="22"/>
          <w:szCs w:val="22"/>
        </w:rPr>
        <w:t>4</w:t>
      </w:r>
      <w:r w:rsidR="002477BE" w:rsidRPr="004B4AEC">
        <w:rPr>
          <w:sz w:val="22"/>
          <w:szCs w:val="22"/>
        </w:rPr>
        <w:t>0 points</w:t>
      </w:r>
      <w:r w:rsidR="00750839" w:rsidRPr="004B4AEC">
        <w:rPr>
          <w:sz w:val="22"/>
          <w:szCs w:val="22"/>
        </w:rPr>
        <w:t>)</w:t>
      </w:r>
      <w:r w:rsidR="00750839" w:rsidRPr="004B4AEC">
        <w:rPr>
          <w:rFonts w:cs="Calibri"/>
          <w:sz w:val="22"/>
          <w:szCs w:val="22"/>
        </w:rPr>
        <w:t> </w:t>
      </w:r>
      <w:r w:rsidR="00750839" w:rsidRPr="004B4AEC">
        <w:rPr>
          <w:sz w:val="22"/>
          <w:szCs w:val="22"/>
        </w:rPr>
        <w:t>:</w:t>
      </w:r>
      <w:bookmarkEnd w:id="104"/>
      <w:bookmarkEnd w:id="106"/>
      <w:commentRangeEnd w:id="105"/>
      <w:r w:rsidR="003147EA" w:rsidRPr="004B4AEC">
        <w:rPr>
          <w:rStyle w:val="Marquedecommentaire"/>
          <w:sz w:val="22"/>
          <w:szCs w:val="22"/>
          <w:u w:val="none"/>
          <w:lang w:eastAsia="fr-FR"/>
        </w:rPr>
        <w:commentReference w:id="105"/>
      </w:r>
    </w:p>
    <w:p w14:paraId="31FB3D79" w14:textId="77777777" w:rsidR="003147EA" w:rsidRPr="004B4AEC" w:rsidRDefault="003147EA">
      <w:pPr>
        <w:rPr>
          <w:sz w:val="22"/>
          <w:szCs w:val="22"/>
        </w:rPr>
      </w:pPr>
    </w:p>
    <w:p w14:paraId="0E43669B" w14:textId="77777777" w:rsidR="003147EA" w:rsidRPr="004B4AEC" w:rsidRDefault="003147EA" w:rsidP="003147EA">
      <w:pPr>
        <w:rPr>
          <w:sz w:val="22"/>
          <w:szCs w:val="22"/>
        </w:rPr>
      </w:pPr>
      <w:r w:rsidRPr="004B4AEC">
        <w:rPr>
          <w:sz w:val="22"/>
          <w:szCs w:val="22"/>
        </w:rPr>
        <w:t>Les prix unitaires/forfaitaires proposés par les soumissionnaires sont analysés en ayant recours à deux (2) Détails quantitatifs estimatifs (DQE) comprenant une sélection de prestations représentatives de l’objet du marché :</w:t>
      </w:r>
    </w:p>
    <w:p w14:paraId="4AC40B98" w14:textId="77777777" w:rsidR="003147EA" w:rsidRPr="004B4AEC" w:rsidRDefault="003147EA" w:rsidP="003147EA">
      <w:pPr>
        <w:pStyle w:val="Paragraphedeliste"/>
        <w:widowControl w:val="0"/>
        <w:numPr>
          <w:ilvl w:val="0"/>
          <w:numId w:val="29"/>
        </w:numPr>
        <w:spacing w:before="120" w:after="0" w:line="-300" w:lineRule="auto"/>
        <w:rPr>
          <w:sz w:val="22"/>
          <w:szCs w:val="22"/>
        </w:rPr>
      </w:pPr>
      <w:r w:rsidRPr="004B4AEC">
        <w:rPr>
          <w:sz w:val="22"/>
          <w:szCs w:val="22"/>
        </w:rPr>
        <w:t>Un (1) DQE visible (</w:t>
      </w:r>
      <m:oMath>
        <m:sSub>
          <m:sSubPr>
            <m:ctrlPr>
              <w:rPr>
                <w:rFonts w:ascii="Cambria Math" w:hAnsi="Cambria Math"/>
                <w:i/>
                <w:sz w:val="22"/>
                <w:szCs w:val="22"/>
              </w:rPr>
            </m:ctrlPr>
          </m:sSubPr>
          <m:e>
            <m:r>
              <w:rPr>
                <w:rFonts w:ascii="Cambria Math" w:hAnsi="Cambria Math"/>
                <w:sz w:val="22"/>
                <w:szCs w:val="22"/>
              </w:rPr>
              <m:t>NDQE</m:t>
            </m:r>
          </m:e>
          <m:sub>
            <m:r>
              <w:rPr>
                <w:rFonts w:ascii="Cambria Math" w:hAnsi="Cambria Math"/>
                <w:sz w:val="22"/>
                <w:szCs w:val="22"/>
              </w:rPr>
              <m:t>visible</m:t>
            </m:r>
          </m:sub>
        </m:sSub>
      </m:oMath>
      <w:r w:rsidRPr="004B4AEC">
        <w:rPr>
          <w:sz w:val="22"/>
          <w:szCs w:val="22"/>
        </w:rPr>
        <w:t>) - 20 points</w:t>
      </w:r>
    </w:p>
    <w:p w14:paraId="5DFDA467" w14:textId="77777777" w:rsidR="003147EA" w:rsidRPr="004B4AEC" w:rsidRDefault="003147EA" w:rsidP="003147EA">
      <w:pPr>
        <w:pStyle w:val="Paragraphedeliste"/>
        <w:widowControl w:val="0"/>
        <w:numPr>
          <w:ilvl w:val="0"/>
          <w:numId w:val="29"/>
        </w:numPr>
        <w:spacing w:before="120" w:after="0" w:line="-300" w:lineRule="auto"/>
        <w:rPr>
          <w:sz w:val="22"/>
          <w:szCs w:val="22"/>
        </w:rPr>
      </w:pPr>
      <w:r w:rsidRPr="004B4AEC">
        <w:rPr>
          <w:sz w:val="22"/>
          <w:szCs w:val="22"/>
        </w:rPr>
        <w:t>Un (1) DQE masqué (</w:t>
      </w:r>
      <m:oMath>
        <m:sSub>
          <m:sSubPr>
            <m:ctrlPr>
              <w:rPr>
                <w:rFonts w:ascii="Cambria Math" w:hAnsi="Cambria Math"/>
                <w:i/>
                <w:sz w:val="22"/>
                <w:szCs w:val="22"/>
              </w:rPr>
            </m:ctrlPr>
          </m:sSubPr>
          <m:e>
            <m:r>
              <w:rPr>
                <w:rFonts w:ascii="Cambria Math" w:hAnsi="Cambria Math"/>
                <w:sz w:val="22"/>
                <w:szCs w:val="22"/>
              </w:rPr>
              <m:t>NDQE</m:t>
            </m:r>
          </m:e>
          <m:sub>
            <m:r>
              <w:rPr>
                <w:rFonts w:ascii="Cambria Math" w:hAnsi="Cambria Math"/>
                <w:sz w:val="22"/>
                <w:szCs w:val="22"/>
              </w:rPr>
              <m:t>masqué</m:t>
            </m:r>
          </m:sub>
        </m:sSub>
      </m:oMath>
      <w:r w:rsidRPr="004B4AEC">
        <w:rPr>
          <w:sz w:val="22"/>
          <w:szCs w:val="22"/>
        </w:rPr>
        <w:t>) - 20 points</w:t>
      </w:r>
    </w:p>
    <w:p w14:paraId="6698E99E" w14:textId="77777777" w:rsidR="003147EA" w:rsidRPr="004B4AEC" w:rsidRDefault="003147EA" w:rsidP="003147EA">
      <w:pPr>
        <w:rPr>
          <w:sz w:val="22"/>
          <w:szCs w:val="22"/>
        </w:rPr>
      </w:pPr>
      <w:r w:rsidRPr="004B4AEC">
        <w:rPr>
          <w:sz w:val="22"/>
          <w:szCs w:val="22"/>
        </w:rPr>
        <w:t xml:space="preserve">Les DQE seront agrémentées par les offres financières transmises. </w:t>
      </w:r>
    </w:p>
    <w:p w14:paraId="13474950" w14:textId="77777777" w:rsidR="003147EA" w:rsidRPr="004B4AEC" w:rsidRDefault="003147EA" w:rsidP="003147EA">
      <w:pPr>
        <w:rPr>
          <w:sz w:val="22"/>
          <w:szCs w:val="22"/>
        </w:rPr>
      </w:pPr>
      <w:r w:rsidRPr="004B4AEC">
        <w:rPr>
          <w:sz w:val="22"/>
          <w:szCs w:val="22"/>
        </w:rPr>
        <w:t>Les simulations seront analysées avec la même méthode pour tous les soumissionnaires</w:t>
      </w:r>
    </w:p>
    <w:p w14:paraId="30D43FA8" w14:textId="77777777" w:rsidR="003147EA" w:rsidRPr="004B4AEC" w:rsidRDefault="00CF1D8A" w:rsidP="003147EA">
      <w:pPr>
        <w:pStyle w:val="Titre4"/>
        <w:widowControl w:val="0"/>
        <w:tabs>
          <w:tab w:val="left" w:pos="1572"/>
        </w:tabs>
        <w:spacing w:before="240" w:after="120"/>
        <w:ind w:left="862" w:hanging="862"/>
        <w:jc w:val="both"/>
        <w:rPr>
          <w:sz w:val="22"/>
          <w:szCs w:val="22"/>
        </w:rPr>
      </w:pPr>
      <m:oMath>
        <m:sSub>
          <m:sSubPr>
            <m:ctrlPr>
              <w:rPr>
                <w:rFonts w:ascii="Cambria Math" w:hAnsi="Cambria Math"/>
                <w:sz w:val="22"/>
                <w:szCs w:val="22"/>
              </w:rPr>
            </m:ctrlPr>
          </m:sSubPr>
          <m:e>
            <m:r>
              <m:rPr>
                <m:sty m:val="bi"/>
              </m:rPr>
              <w:rPr>
                <w:rFonts w:ascii="Cambria Math" w:hAnsi="Cambria Math"/>
                <w:sz w:val="22"/>
                <w:szCs w:val="22"/>
              </w:rPr>
              <m:t>Note du DQE visible (NDQE</m:t>
            </m:r>
          </m:e>
          <m:sub>
            <m:r>
              <m:rPr>
                <m:sty m:val="bi"/>
              </m:rPr>
              <w:rPr>
                <w:rFonts w:ascii="Cambria Math" w:hAnsi="Cambria Math"/>
                <w:sz w:val="22"/>
                <w:szCs w:val="22"/>
              </w:rPr>
              <m:t>visible</m:t>
            </m:r>
          </m:sub>
        </m:sSub>
        <m:r>
          <m:rPr>
            <m:sty m:val="bi"/>
          </m:rPr>
          <w:rPr>
            <w:rFonts w:ascii="Cambria Math" w:hAnsi="Cambria Math"/>
            <w:sz w:val="22"/>
            <w:szCs w:val="22"/>
          </w:rPr>
          <m:t>)</m:t>
        </m:r>
      </m:oMath>
      <w:r w:rsidR="003147EA" w:rsidRPr="004B4AEC">
        <w:rPr>
          <w:sz w:val="22"/>
          <w:szCs w:val="22"/>
          <w:vertAlign w:val="subscript"/>
        </w:rPr>
        <w:t xml:space="preserve"> </w:t>
      </w:r>
      <w:r w:rsidR="003147EA" w:rsidRPr="004B4AEC">
        <w:rPr>
          <w:sz w:val="22"/>
          <w:szCs w:val="22"/>
        </w:rPr>
        <w:t xml:space="preserve">(20 points) </w:t>
      </w:r>
    </w:p>
    <w:p w14:paraId="599ACF58" w14:textId="77777777" w:rsidR="003147EA" w:rsidRPr="004B4AEC" w:rsidRDefault="003147EA" w:rsidP="003147EA">
      <w:pPr>
        <w:rPr>
          <w:sz w:val="22"/>
          <w:szCs w:val="22"/>
          <w:highlight w:val="yellow"/>
        </w:rPr>
      </w:pPr>
      <w:r w:rsidRPr="004B4AEC">
        <w:rPr>
          <w:sz w:val="22"/>
          <w:szCs w:val="22"/>
          <w:highlight w:val="yellow"/>
        </w:rPr>
        <w:t>Concerne l’acquisition et la mise en service d’une centrale de production par groupe électrogène «</w:t>
      </w:r>
      <w:r w:rsidRPr="004B4AEC">
        <w:rPr>
          <w:rFonts w:cs="Calibri"/>
          <w:sz w:val="22"/>
          <w:szCs w:val="22"/>
          <w:highlight w:val="yellow"/>
        </w:rPr>
        <w:t> </w:t>
      </w:r>
      <w:r w:rsidRPr="004B4AEC">
        <w:rPr>
          <w:sz w:val="22"/>
          <w:szCs w:val="22"/>
          <w:highlight w:val="yellow"/>
        </w:rPr>
        <w:t xml:space="preserve">type GE 500 </w:t>
      </w:r>
      <w:proofErr w:type="spellStart"/>
      <w:r w:rsidRPr="004B4AEC">
        <w:rPr>
          <w:sz w:val="22"/>
          <w:szCs w:val="22"/>
          <w:highlight w:val="yellow"/>
        </w:rPr>
        <w:t>kVA</w:t>
      </w:r>
      <w:proofErr w:type="spellEnd"/>
      <w:r w:rsidRPr="004B4AEC">
        <w:rPr>
          <w:sz w:val="22"/>
          <w:szCs w:val="22"/>
          <w:highlight w:val="yellow"/>
        </w:rPr>
        <w:t>, relatives à la chaine de production et de distribution d’électricité opérationnelle, avec les accessoires associés en zone I</w:t>
      </w:r>
      <w:r w:rsidRPr="004B4AEC">
        <w:rPr>
          <w:rFonts w:cs="Calibri"/>
          <w:sz w:val="22"/>
          <w:szCs w:val="22"/>
          <w:highlight w:val="yellow"/>
        </w:rPr>
        <w:t> </w:t>
      </w:r>
      <w:r w:rsidRPr="004B4AEC">
        <w:rPr>
          <w:sz w:val="22"/>
          <w:szCs w:val="22"/>
          <w:highlight w:val="yellow"/>
        </w:rPr>
        <w:t xml:space="preserve">: </w:t>
      </w:r>
    </w:p>
    <w:p w14:paraId="23114F78" w14:textId="77777777" w:rsidR="003147EA" w:rsidRPr="004B4AEC" w:rsidRDefault="003147EA" w:rsidP="003147EA">
      <w:pPr>
        <w:widowControl w:val="0"/>
        <w:numPr>
          <w:ilvl w:val="0"/>
          <w:numId w:val="32"/>
        </w:numPr>
        <w:spacing w:before="120" w:after="0" w:line="-300" w:lineRule="auto"/>
        <w:rPr>
          <w:sz w:val="22"/>
          <w:szCs w:val="22"/>
          <w:highlight w:val="yellow"/>
        </w:rPr>
      </w:pPr>
      <w:proofErr w:type="gramStart"/>
      <w:r w:rsidRPr="004B4AEC">
        <w:rPr>
          <w:sz w:val="22"/>
          <w:szCs w:val="22"/>
          <w:highlight w:val="yellow"/>
        </w:rPr>
        <w:t>une</w:t>
      </w:r>
      <w:proofErr w:type="gramEnd"/>
      <w:r w:rsidRPr="004B4AEC">
        <w:rPr>
          <w:sz w:val="22"/>
          <w:szCs w:val="22"/>
          <w:highlight w:val="yellow"/>
        </w:rPr>
        <w:t xml:space="preserve"> (1) Etude de conception, réalisée dans les locaux du titulaire, nécessaires pour une centrale "type GE 500 </w:t>
      </w:r>
      <w:proofErr w:type="spellStart"/>
      <w:r w:rsidRPr="004B4AEC">
        <w:rPr>
          <w:sz w:val="22"/>
          <w:szCs w:val="22"/>
          <w:highlight w:val="yellow"/>
        </w:rPr>
        <w:t>kVA</w:t>
      </w:r>
      <w:proofErr w:type="spellEnd"/>
      <w:r w:rsidRPr="004B4AEC">
        <w:rPr>
          <w:sz w:val="22"/>
          <w:szCs w:val="22"/>
          <w:highlight w:val="yellow"/>
        </w:rPr>
        <w:t>" y compris toutes configurations, dossier d'installation ;</w:t>
      </w:r>
    </w:p>
    <w:p w14:paraId="6A2262AB" w14:textId="77777777" w:rsidR="003147EA" w:rsidRPr="004B4AEC" w:rsidRDefault="003147EA" w:rsidP="003147EA">
      <w:pPr>
        <w:widowControl w:val="0"/>
        <w:numPr>
          <w:ilvl w:val="0"/>
          <w:numId w:val="32"/>
        </w:numPr>
        <w:spacing w:before="120" w:after="0" w:line="-300" w:lineRule="auto"/>
        <w:rPr>
          <w:sz w:val="22"/>
          <w:szCs w:val="22"/>
          <w:highlight w:val="yellow"/>
        </w:rPr>
      </w:pPr>
      <w:proofErr w:type="gramStart"/>
      <w:r w:rsidRPr="004B4AEC">
        <w:rPr>
          <w:sz w:val="22"/>
          <w:szCs w:val="22"/>
          <w:highlight w:val="yellow"/>
        </w:rPr>
        <w:t>un</w:t>
      </w:r>
      <w:proofErr w:type="gramEnd"/>
      <w:r w:rsidRPr="004B4AEC">
        <w:rPr>
          <w:sz w:val="22"/>
          <w:szCs w:val="22"/>
          <w:highlight w:val="yellow"/>
        </w:rPr>
        <w:t xml:space="preserve"> (1)Montage et mise en route d'une centrale "type GE 500 </w:t>
      </w:r>
      <w:proofErr w:type="spellStart"/>
      <w:r w:rsidRPr="004B4AEC">
        <w:rPr>
          <w:sz w:val="22"/>
          <w:szCs w:val="22"/>
          <w:highlight w:val="yellow"/>
        </w:rPr>
        <w:t>kVA</w:t>
      </w:r>
      <w:proofErr w:type="spellEnd"/>
      <w:r w:rsidRPr="004B4AEC">
        <w:rPr>
          <w:sz w:val="22"/>
          <w:szCs w:val="22"/>
          <w:highlight w:val="yellow"/>
        </w:rPr>
        <w:t>"</w:t>
      </w:r>
      <w:r w:rsidRPr="004B4AEC">
        <w:rPr>
          <w:rFonts w:cs="Calibri"/>
          <w:sz w:val="22"/>
          <w:szCs w:val="22"/>
          <w:highlight w:val="yellow"/>
        </w:rPr>
        <w:t> </w:t>
      </w:r>
      <w:r w:rsidRPr="004B4AEC">
        <w:rPr>
          <w:sz w:val="22"/>
          <w:szCs w:val="22"/>
          <w:highlight w:val="yellow"/>
        </w:rPr>
        <w:t>;</w:t>
      </w:r>
    </w:p>
    <w:p w14:paraId="44301D2D" w14:textId="77777777" w:rsidR="003147EA" w:rsidRPr="004B4AEC" w:rsidRDefault="003147EA" w:rsidP="003147EA">
      <w:pPr>
        <w:widowControl w:val="0"/>
        <w:numPr>
          <w:ilvl w:val="0"/>
          <w:numId w:val="32"/>
        </w:numPr>
        <w:spacing w:before="120" w:after="0" w:line="-300" w:lineRule="auto"/>
        <w:rPr>
          <w:sz w:val="22"/>
          <w:szCs w:val="22"/>
          <w:highlight w:val="yellow"/>
        </w:rPr>
      </w:pPr>
      <w:proofErr w:type="gramStart"/>
      <w:r w:rsidRPr="004B4AEC">
        <w:rPr>
          <w:sz w:val="22"/>
          <w:szCs w:val="22"/>
          <w:highlight w:val="yellow"/>
        </w:rPr>
        <w:t>un</w:t>
      </w:r>
      <w:proofErr w:type="gramEnd"/>
      <w:r w:rsidRPr="004B4AEC">
        <w:rPr>
          <w:sz w:val="22"/>
          <w:szCs w:val="22"/>
          <w:highlight w:val="yellow"/>
        </w:rPr>
        <w:t xml:space="preserve"> (1) Gamme KC20 : fourniture d'un KC20 neuf et vide apte au transport</w:t>
      </w:r>
      <w:r w:rsidRPr="004B4AEC">
        <w:rPr>
          <w:rFonts w:cs="Calibri"/>
          <w:sz w:val="22"/>
          <w:szCs w:val="22"/>
          <w:highlight w:val="yellow"/>
        </w:rPr>
        <w:t> </w:t>
      </w:r>
      <w:r w:rsidRPr="004B4AEC">
        <w:rPr>
          <w:sz w:val="22"/>
          <w:szCs w:val="22"/>
          <w:highlight w:val="yellow"/>
        </w:rPr>
        <w:t xml:space="preserve">; </w:t>
      </w:r>
    </w:p>
    <w:p w14:paraId="04DC2623" w14:textId="77777777" w:rsidR="003147EA" w:rsidRPr="004B4AEC" w:rsidRDefault="003147EA" w:rsidP="003147EA">
      <w:pPr>
        <w:widowControl w:val="0"/>
        <w:numPr>
          <w:ilvl w:val="0"/>
          <w:numId w:val="32"/>
        </w:numPr>
        <w:spacing w:before="120" w:after="0" w:line="-300" w:lineRule="auto"/>
        <w:rPr>
          <w:sz w:val="22"/>
          <w:szCs w:val="22"/>
          <w:highlight w:val="yellow"/>
        </w:rPr>
      </w:pPr>
      <w:proofErr w:type="gramStart"/>
      <w:r w:rsidRPr="004B4AEC">
        <w:rPr>
          <w:sz w:val="22"/>
          <w:szCs w:val="22"/>
          <w:highlight w:val="yellow"/>
        </w:rPr>
        <w:t>un</w:t>
      </w:r>
      <w:proofErr w:type="gramEnd"/>
      <w:r w:rsidRPr="004B4AEC">
        <w:rPr>
          <w:sz w:val="22"/>
          <w:szCs w:val="22"/>
          <w:highlight w:val="yellow"/>
        </w:rPr>
        <w:t xml:space="preserve"> (1) Transport 1 machine vers le site de stockage défini par l’administration (actuellement Saint Astier (24)) ou un site d’embarquement (Métropole) avant projection vers les théâtres d’opération y compris conditionnement, colisage, </w:t>
      </w:r>
      <w:proofErr w:type="spellStart"/>
      <w:r w:rsidRPr="004B4AEC">
        <w:rPr>
          <w:sz w:val="22"/>
          <w:szCs w:val="22"/>
          <w:highlight w:val="yellow"/>
        </w:rPr>
        <w:t>paletissage</w:t>
      </w:r>
      <w:proofErr w:type="spellEnd"/>
      <w:r w:rsidRPr="004B4AEC">
        <w:rPr>
          <w:sz w:val="22"/>
          <w:szCs w:val="22"/>
          <w:highlight w:val="yellow"/>
        </w:rPr>
        <w:t>, documents</w:t>
      </w:r>
    </w:p>
    <w:p w14:paraId="0CAFB794" w14:textId="77777777" w:rsidR="003147EA" w:rsidRPr="004B4AEC" w:rsidRDefault="003147EA" w:rsidP="003147EA">
      <w:pPr>
        <w:widowControl w:val="0"/>
        <w:numPr>
          <w:ilvl w:val="0"/>
          <w:numId w:val="32"/>
        </w:numPr>
        <w:spacing w:before="120" w:after="0" w:line="-300" w:lineRule="auto"/>
        <w:rPr>
          <w:sz w:val="22"/>
          <w:szCs w:val="22"/>
          <w:highlight w:val="yellow"/>
        </w:rPr>
      </w:pPr>
      <w:proofErr w:type="gramStart"/>
      <w:r w:rsidRPr="004B4AEC">
        <w:rPr>
          <w:sz w:val="22"/>
          <w:szCs w:val="22"/>
          <w:highlight w:val="yellow"/>
        </w:rPr>
        <w:t>six</w:t>
      </w:r>
      <w:proofErr w:type="gramEnd"/>
      <w:r w:rsidRPr="004B4AEC">
        <w:rPr>
          <w:sz w:val="22"/>
          <w:szCs w:val="22"/>
          <w:highlight w:val="yellow"/>
        </w:rPr>
        <w:t xml:space="preserve"> (6) Acquisition d’un groupe de 500 </w:t>
      </w:r>
      <w:proofErr w:type="spellStart"/>
      <w:r w:rsidRPr="004B4AEC">
        <w:rPr>
          <w:sz w:val="22"/>
          <w:szCs w:val="22"/>
          <w:highlight w:val="yellow"/>
        </w:rPr>
        <w:t>kVA</w:t>
      </w:r>
      <w:proofErr w:type="spellEnd"/>
      <w:r w:rsidRPr="004B4AEC">
        <w:rPr>
          <w:rFonts w:cs="Calibri"/>
          <w:sz w:val="22"/>
          <w:szCs w:val="22"/>
          <w:highlight w:val="yellow"/>
        </w:rPr>
        <w:t> </w:t>
      </w:r>
      <w:r w:rsidRPr="004B4AEC">
        <w:rPr>
          <w:sz w:val="22"/>
          <w:szCs w:val="22"/>
          <w:highlight w:val="yellow"/>
        </w:rPr>
        <w:t>;</w:t>
      </w:r>
    </w:p>
    <w:p w14:paraId="4C225858" w14:textId="77777777" w:rsidR="003147EA" w:rsidRPr="004B4AEC" w:rsidRDefault="003147EA" w:rsidP="003147EA">
      <w:pPr>
        <w:widowControl w:val="0"/>
        <w:numPr>
          <w:ilvl w:val="0"/>
          <w:numId w:val="32"/>
        </w:numPr>
        <w:spacing w:before="120" w:after="0" w:line="-300" w:lineRule="auto"/>
        <w:rPr>
          <w:sz w:val="22"/>
          <w:szCs w:val="22"/>
          <w:highlight w:val="yellow"/>
        </w:rPr>
      </w:pPr>
      <w:proofErr w:type="gramStart"/>
      <w:r w:rsidRPr="004B4AEC">
        <w:rPr>
          <w:sz w:val="22"/>
          <w:szCs w:val="22"/>
          <w:highlight w:val="yellow"/>
        </w:rPr>
        <w:t>trois</w:t>
      </w:r>
      <w:proofErr w:type="gramEnd"/>
      <w:r w:rsidRPr="004B4AEC">
        <w:rPr>
          <w:sz w:val="22"/>
          <w:szCs w:val="22"/>
          <w:highlight w:val="yellow"/>
        </w:rPr>
        <w:t xml:space="preserve"> (3) Réservoir de carburant sous KC 10 "premier voyage"</w:t>
      </w:r>
      <w:r w:rsidRPr="004B4AEC">
        <w:rPr>
          <w:rFonts w:cs="Calibri"/>
          <w:sz w:val="22"/>
          <w:szCs w:val="22"/>
          <w:highlight w:val="yellow"/>
        </w:rPr>
        <w:t> </w:t>
      </w:r>
      <w:r w:rsidRPr="004B4AEC">
        <w:rPr>
          <w:sz w:val="22"/>
          <w:szCs w:val="22"/>
          <w:highlight w:val="yellow"/>
        </w:rPr>
        <w:t>;</w:t>
      </w:r>
    </w:p>
    <w:p w14:paraId="5CA40EEB" w14:textId="77777777" w:rsidR="003147EA" w:rsidRPr="004B4AEC" w:rsidRDefault="003147EA" w:rsidP="003147EA">
      <w:pPr>
        <w:widowControl w:val="0"/>
        <w:numPr>
          <w:ilvl w:val="0"/>
          <w:numId w:val="32"/>
        </w:numPr>
        <w:spacing w:before="120" w:after="0" w:line="-300" w:lineRule="auto"/>
        <w:rPr>
          <w:sz w:val="22"/>
          <w:szCs w:val="22"/>
          <w:highlight w:val="yellow"/>
        </w:rPr>
      </w:pPr>
      <w:proofErr w:type="gramStart"/>
      <w:r w:rsidRPr="004B4AEC">
        <w:rPr>
          <w:sz w:val="22"/>
          <w:szCs w:val="22"/>
          <w:highlight w:val="yellow"/>
        </w:rPr>
        <w:t>six</w:t>
      </w:r>
      <w:proofErr w:type="gramEnd"/>
      <w:r w:rsidRPr="004B4AEC">
        <w:rPr>
          <w:sz w:val="22"/>
          <w:szCs w:val="22"/>
          <w:highlight w:val="yellow"/>
        </w:rPr>
        <w:t xml:space="preserve"> (6) Intégration d’une poutre de 500 </w:t>
      </w:r>
      <w:proofErr w:type="spellStart"/>
      <w:r w:rsidRPr="004B4AEC">
        <w:rPr>
          <w:sz w:val="22"/>
          <w:szCs w:val="22"/>
          <w:highlight w:val="yellow"/>
        </w:rPr>
        <w:t>kVA</w:t>
      </w:r>
      <w:proofErr w:type="spellEnd"/>
      <w:r w:rsidRPr="004B4AEC">
        <w:rPr>
          <w:sz w:val="22"/>
          <w:szCs w:val="22"/>
          <w:highlight w:val="yellow"/>
        </w:rPr>
        <w:t xml:space="preserve"> dans un conteneur</w:t>
      </w:r>
      <w:r w:rsidRPr="004B4AEC">
        <w:rPr>
          <w:rFonts w:cs="Calibri"/>
          <w:sz w:val="22"/>
          <w:szCs w:val="22"/>
          <w:highlight w:val="yellow"/>
        </w:rPr>
        <w:t> </w:t>
      </w:r>
      <w:r w:rsidRPr="004B4AEC">
        <w:rPr>
          <w:sz w:val="22"/>
          <w:szCs w:val="22"/>
          <w:highlight w:val="yellow"/>
        </w:rPr>
        <w:t>;</w:t>
      </w:r>
    </w:p>
    <w:p w14:paraId="1CDD3D3E" w14:textId="77777777" w:rsidR="003147EA" w:rsidRPr="004B4AEC" w:rsidRDefault="003147EA" w:rsidP="003147EA">
      <w:pPr>
        <w:widowControl w:val="0"/>
        <w:numPr>
          <w:ilvl w:val="0"/>
          <w:numId w:val="32"/>
        </w:numPr>
        <w:spacing w:before="120" w:after="0" w:line="-300" w:lineRule="auto"/>
        <w:rPr>
          <w:sz w:val="22"/>
          <w:szCs w:val="22"/>
          <w:highlight w:val="yellow"/>
        </w:rPr>
      </w:pPr>
      <w:proofErr w:type="gramStart"/>
      <w:r w:rsidRPr="004B4AEC">
        <w:rPr>
          <w:sz w:val="22"/>
          <w:szCs w:val="22"/>
          <w:highlight w:val="yellow"/>
        </w:rPr>
        <w:t>six</w:t>
      </w:r>
      <w:proofErr w:type="gramEnd"/>
      <w:r w:rsidRPr="004B4AEC">
        <w:rPr>
          <w:sz w:val="22"/>
          <w:szCs w:val="22"/>
          <w:highlight w:val="yellow"/>
        </w:rPr>
        <w:t xml:space="preserve"> (6) Installation des accessoires au conteneur – de 500 </w:t>
      </w:r>
      <w:proofErr w:type="spellStart"/>
      <w:r w:rsidRPr="004B4AEC">
        <w:rPr>
          <w:sz w:val="22"/>
          <w:szCs w:val="22"/>
          <w:highlight w:val="yellow"/>
        </w:rPr>
        <w:t>kVA</w:t>
      </w:r>
      <w:proofErr w:type="spellEnd"/>
      <w:r w:rsidRPr="004B4AEC">
        <w:rPr>
          <w:rFonts w:cs="Calibri"/>
          <w:sz w:val="22"/>
          <w:szCs w:val="22"/>
          <w:highlight w:val="yellow"/>
        </w:rPr>
        <w:t> </w:t>
      </w:r>
      <w:r w:rsidRPr="004B4AEC">
        <w:rPr>
          <w:sz w:val="22"/>
          <w:szCs w:val="22"/>
          <w:highlight w:val="yellow"/>
        </w:rPr>
        <w:t>;</w:t>
      </w:r>
    </w:p>
    <w:p w14:paraId="6E832E44" w14:textId="77777777" w:rsidR="003147EA" w:rsidRPr="004B4AEC" w:rsidRDefault="003147EA" w:rsidP="003147EA">
      <w:pPr>
        <w:widowControl w:val="0"/>
        <w:numPr>
          <w:ilvl w:val="0"/>
          <w:numId w:val="32"/>
        </w:numPr>
        <w:spacing w:before="120" w:after="0" w:line="-300" w:lineRule="auto"/>
        <w:rPr>
          <w:sz w:val="22"/>
          <w:szCs w:val="22"/>
          <w:highlight w:val="yellow"/>
        </w:rPr>
      </w:pPr>
      <w:proofErr w:type="gramStart"/>
      <w:r w:rsidRPr="004B4AEC">
        <w:rPr>
          <w:sz w:val="22"/>
          <w:szCs w:val="22"/>
          <w:highlight w:val="yellow"/>
        </w:rPr>
        <w:t>six</w:t>
      </w:r>
      <w:proofErr w:type="gramEnd"/>
      <w:r w:rsidRPr="004B4AEC">
        <w:rPr>
          <w:sz w:val="22"/>
          <w:szCs w:val="22"/>
          <w:highlight w:val="yellow"/>
        </w:rPr>
        <w:t xml:space="preserve"> (6) LAI 2500 heures pour groupe de 500 </w:t>
      </w:r>
      <w:proofErr w:type="spellStart"/>
      <w:r w:rsidRPr="004B4AEC">
        <w:rPr>
          <w:sz w:val="22"/>
          <w:szCs w:val="22"/>
          <w:highlight w:val="yellow"/>
        </w:rPr>
        <w:t>kVA</w:t>
      </w:r>
      <w:proofErr w:type="spellEnd"/>
      <w:r w:rsidRPr="004B4AEC">
        <w:rPr>
          <w:rFonts w:cs="Calibri"/>
          <w:sz w:val="22"/>
          <w:szCs w:val="22"/>
          <w:highlight w:val="yellow"/>
        </w:rPr>
        <w:t> </w:t>
      </w:r>
      <w:r w:rsidRPr="004B4AEC">
        <w:rPr>
          <w:sz w:val="22"/>
          <w:szCs w:val="22"/>
          <w:highlight w:val="yellow"/>
        </w:rPr>
        <w:t>;</w:t>
      </w:r>
    </w:p>
    <w:p w14:paraId="3992D021" w14:textId="77777777" w:rsidR="003147EA" w:rsidRPr="004B4AEC" w:rsidRDefault="003147EA" w:rsidP="003147EA">
      <w:pPr>
        <w:widowControl w:val="0"/>
        <w:numPr>
          <w:ilvl w:val="0"/>
          <w:numId w:val="32"/>
        </w:numPr>
        <w:spacing w:before="120" w:after="0" w:line="-300" w:lineRule="auto"/>
        <w:rPr>
          <w:sz w:val="22"/>
          <w:szCs w:val="22"/>
          <w:highlight w:val="yellow"/>
        </w:rPr>
      </w:pPr>
      <w:r w:rsidRPr="004B4AEC">
        <w:rPr>
          <w:sz w:val="22"/>
          <w:szCs w:val="22"/>
        </w:rPr>
        <w:t xml:space="preserve">Automate configuré pour l’une des puissances de 100 à 500 </w:t>
      </w:r>
      <w:proofErr w:type="spellStart"/>
      <w:r w:rsidRPr="004B4AEC">
        <w:rPr>
          <w:sz w:val="22"/>
          <w:szCs w:val="22"/>
        </w:rPr>
        <w:t>kVA</w:t>
      </w:r>
      <w:proofErr w:type="spellEnd"/>
      <w:r w:rsidRPr="004B4AEC">
        <w:rPr>
          <w:rFonts w:cs="Calibri"/>
          <w:sz w:val="22"/>
          <w:szCs w:val="22"/>
        </w:rPr>
        <w:t> </w:t>
      </w:r>
      <w:r w:rsidRPr="004B4AEC">
        <w:rPr>
          <w:sz w:val="22"/>
          <w:szCs w:val="22"/>
        </w:rPr>
        <w:t>;</w:t>
      </w:r>
    </w:p>
    <w:p w14:paraId="50474B58" w14:textId="77777777" w:rsidR="003147EA" w:rsidRPr="004B4AEC" w:rsidRDefault="003147EA" w:rsidP="003147EA">
      <w:pPr>
        <w:widowControl w:val="0"/>
        <w:numPr>
          <w:ilvl w:val="0"/>
          <w:numId w:val="32"/>
        </w:numPr>
        <w:spacing w:before="120" w:after="0" w:line="-300" w:lineRule="auto"/>
        <w:rPr>
          <w:sz w:val="22"/>
          <w:szCs w:val="22"/>
          <w:highlight w:val="yellow"/>
        </w:rPr>
      </w:pPr>
      <w:r w:rsidRPr="004B4AEC">
        <w:rPr>
          <w:sz w:val="22"/>
          <w:szCs w:val="22"/>
        </w:rPr>
        <w:t xml:space="preserve">Intégration d’un automate (de 100 à 500 </w:t>
      </w:r>
      <w:proofErr w:type="spellStart"/>
      <w:r w:rsidRPr="004B4AEC">
        <w:rPr>
          <w:sz w:val="22"/>
          <w:szCs w:val="22"/>
        </w:rPr>
        <w:t>kVA</w:t>
      </w:r>
      <w:proofErr w:type="spellEnd"/>
      <w:r w:rsidRPr="004B4AEC">
        <w:rPr>
          <w:sz w:val="22"/>
          <w:szCs w:val="22"/>
        </w:rPr>
        <w:t>) et mise en service</w:t>
      </w:r>
      <w:r w:rsidRPr="004B4AEC">
        <w:rPr>
          <w:rFonts w:cs="Calibri"/>
          <w:sz w:val="22"/>
          <w:szCs w:val="22"/>
        </w:rPr>
        <w:t> </w:t>
      </w:r>
      <w:r w:rsidRPr="004B4AEC">
        <w:rPr>
          <w:sz w:val="22"/>
          <w:szCs w:val="22"/>
        </w:rPr>
        <w:t>;</w:t>
      </w:r>
    </w:p>
    <w:p w14:paraId="5A224223" w14:textId="77777777" w:rsidR="003147EA" w:rsidRPr="004B4AEC" w:rsidRDefault="003147EA" w:rsidP="003147EA">
      <w:pPr>
        <w:widowControl w:val="0"/>
        <w:numPr>
          <w:ilvl w:val="0"/>
          <w:numId w:val="32"/>
        </w:numPr>
        <w:spacing w:before="120" w:after="0" w:line="-300" w:lineRule="auto"/>
        <w:rPr>
          <w:sz w:val="22"/>
          <w:szCs w:val="22"/>
          <w:highlight w:val="yellow"/>
        </w:rPr>
      </w:pPr>
      <w:r w:rsidRPr="004B4AEC">
        <w:rPr>
          <w:sz w:val="22"/>
          <w:szCs w:val="22"/>
          <w:highlight w:val="yellow"/>
        </w:rPr>
        <w:t xml:space="preserve">Equipements de secours, protection </w:t>
      </w:r>
      <w:proofErr w:type="spellStart"/>
      <w:r w:rsidRPr="004B4AEC">
        <w:rPr>
          <w:sz w:val="22"/>
          <w:szCs w:val="22"/>
          <w:highlight w:val="yellow"/>
        </w:rPr>
        <w:t>fourdre</w:t>
      </w:r>
      <w:proofErr w:type="spellEnd"/>
      <w:r w:rsidRPr="004B4AEC">
        <w:rPr>
          <w:sz w:val="22"/>
          <w:szCs w:val="22"/>
          <w:highlight w:val="yellow"/>
        </w:rPr>
        <w:t xml:space="preserve">, </w:t>
      </w:r>
      <w:proofErr w:type="spellStart"/>
      <w:r w:rsidRPr="004B4AEC">
        <w:rPr>
          <w:sz w:val="22"/>
          <w:szCs w:val="22"/>
          <w:highlight w:val="yellow"/>
        </w:rPr>
        <w:t>cables</w:t>
      </w:r>
      <w:proofErr w:type="spellEnd"/>
      <w:r w:rsidRPr="004B4AEC">
        <w:rPr>
          <w:sz w:val="22"/>
          <w:szCs w:val="22"/>
          <w:highlight w:val="yellow"/>
        </w:rPr>
        <w:t xml:space="preserve">, </w:t>
      </w:r>
      <w:proofErr w:type="gramStart"/>
      <w:r w:rsidRPr="004B4AEC">
        <w:rPr>
          <w:sz w:val="22"/>
          <w:szCs w:val="22"/>
          <w:highlight w:val="yellow"/>
        </w:rPr>
        <w:t>armoires….</w:t>
      </w:r>
      <w:proofErr w:type="gramEnd"/>
      <w:r w:rsidRPr="004B4AEC">
        <w:rPr>
          <w:sz w:val="22"/>
          <w:szCs w:val="22"/>
          <w:highlight w:val="yellow"/>
        </w:rPr>
        <w:t>.</w:t>
      </w:r>
    </w:p>
    <w:p w14:paraId="6F502A61" w14:textId="77777777" w:rsidR="003147EA" w:rsidRPr="004B4AEC" w:rsidRDefault="003147EA" w:rsidP="003147EA">
      <w:pPr>
        <w:rPr>
          <w:sz w:val="22"/>
          <w:szCs w:val="22"/>
        </w:rPr>
      </w:pPr>
    </w:p>
    <w:p w14:paraId="7176BA21" w14:textId="77777777" w:rsidR="003147EA" w:rsidRPr="004B4AEC" w:rsidRDefault="003147EA" w:rsidP="003147EA">
      <w:pPr>
        <w:rPr>
          <w:sz w:val="22"/>
          <w:szCs w:val="22"/>
          <w:highlight w:val="yellow"/>
        </w:rPr>
      </w:pPr>
      <w:r w:rsidRPr="004B4AEC">
        <w:rPr>
          <w:sz w:val="22"/>
          <w:szCs w:val="22"/>
        </w:rPr>
        <w:t xml:space="preserve">Chaque offre recevra une note de prix appelée </w:t>
      </w:r>
      <m:oMath>
        <m:sSub>
          <m:sSubPr>
            <m:ctrlPr>
              <w:rPr>
                <w:rFonts w:ascii="Cambria Math" w:hAnsi="Cambria Math"/>
                <w:sz w:val="22"/>
                <w:szCs w:val="22"/>
              </w:rPr>
            </m:ctrlPr>
          </m:sSubPr>
          <m:e>
            <m:r>
              <w:rPr>
                <w:rFonts w:ascii="Cambria Math" w:hAnsi="Cambria Math"/>
                <w:sz w:val="22"/>
                <w:szCs w:val="22"/>
              </w:rPr>
              <m:t>NDQE</m:t>
            </m:r>
          </m:e>
          <m:sub>
            <m:r>
              <w:rPr>
                <w:rFonts w:ascii="Cambria Math" w:hAnsi="Cambria Math"/>
                <w:sz w:val="22"/>
                <w:szCs w:val="22"/>
              </w:rPr>
              <m:t>visible</m:t>
            </m:r>
          </m:sub>
        </m:sSub>
      </m:oMath>
      <w:r w:rsidRPr="004B4AEC">
        <w:rPr>
          <w:sz w:val="22"/>
          <w:szCs w:val="22"/>
        </w:rPr>
        <w:t xml:space="preserve"> obtenue par la formule suivante</w:t>
      </w:r>
      <w:r w:rsidRPr="004B4AEC">
        <w:rPr>
          <w:rFonts w:cs="Calibri"/>
          <w:sz w:val="22"/>
          <w:szCs w:val="22"/>
        </w:rPr>
        <w:t> </w:t>
      </w:r>
      <w:r w:rsidRPr="004B4AEC">
        <w:rPr>
          <w:sz w:val="22"/>
          <w:szCs w:val="22"/>
        </w:rPr>
        <w:t xml:space="preserve">: </w:t>
      </w:r>
    </w:p>
    <w:p w14:paraId="72CF7D98" w14:textId="77777777" w:rsidR="003147EA" w:rsidRPr="004B4AEC" w:rsidRDefault="00CF1D8A" w:rsidP="003147EA">
      <w:pPr>
        <w:spacing w:line="600" w:lineRule="auto"/>
        <w:rPr>
          <w:sz w:val="22"/>
          <w:szCs w:val="22"/>
        </w:rPr>
      </w:pPr>
      <m:oMathPara>
        <m:oMath>
          <m:sSub>
            <m:sSubPr>
              <m:ctrlPr>
                <w:rPr>
                  <w:rFonts w:ascii="Cambria Math" w:hAnsi="Cambria Math"/>
                  <w:i/>
                  <w:sz w:val="22"/>
                  <w:szCs w:val="22"/>
                </w:rPr>
              </m:ctrlPr>
            </m:sSubPr>
            <m:e>
              <m:r>
                <w:rPr>
                  <w:rFonts w:ascii="Cambria Math" w:hAnsi="Cambria Math"/>
                  <w:sz w:val="22"/>
                  <w:szCs w:val="22"/>
                </w:rPr>
                <m:t>NDQE</m:t>
              </m:r>
            </m:e>
            <m:sub>
              <m:r>
                <w:rPr>
                  <w:rFonts w:ascii="Cambria Math" w:hAnsi="Cambria Math"/>
                  <w:sz w:val="22"/>
                  <w:szCs w:val="22"/>
                </w:rPr>
                <m:t>visible</m:t>
              </m:r>
            </m:sub>
          </m:sSub>
          <m:r>
            <w:rPr>
              <w:rFonts w:ascii="Cambria Math" w:hAnsi="Cambria Math"/>
              <w:sz w:val="22"/>
              <w:szCs w:val="22"/>
            </w:rPr>
            <m:t xml:space="preserve">=20 ×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Prix mini DQE</m:t>
                  </m:r>
                </m:e>
                <m:sub>
                  <m:r>
                    <w:rPr>
                      <w:rFonts w:ascii="Cambria Math" w:hAnsi="Cambria Math"/>
                      <w:sz w:val="22"/>
                      <w:szCs w:val="22"/>
                    </w:rPr>
                    <m:t>Visible</m:t>
                  </m:r>
                </m:sub>
              </m:sSub>
            </m:num>
            <m:den>
              <m:sSub>
                <m:sSubPr>
                  <m:ctrlPr>
                    <w:rPr>
                      <w:rFonts w:ascii="Cambria Math" w:hAnsi="Cambria Math"/>
                      <w:i/>
                      <w:sz w:val="22"/>
                      <w:szCs w:val="22"/>
                    </w:rPr>
                  </m:ctrlPr>
                </m:sSubPr>
                <m:e>
                  <m:r>
                    <w:rPr>
                      <w:rFonts w:ascii="Cambria Math" w:hAnsi="Cambria Math"/>
                      <w:sz w:val="22"/>
                      <w:szCs w:val="22"/>
                    </w:rPr>
                    <m:t>Prix DQE</m:t>
                  </m:r>
                </m:e>
                <m:sub>
                  <m:r>
                    <w:rPr>
                      <w:rFonts w:ascii="Cambria Math" w:hAnsi="Cambria Math"/>
                      <w:sz w:val="22"/>
                      <w:szCs w:val="22"/>
                    </w:rPr>
                    <m:t>Visible</m:t>
                  </m:r>
                </m:sub>
              </m:sSub>
            </m:den>
          </m:f>
        </m:oMath>
      </m:oMathPara>
    </w:p>
    <w:p w14:paraId="1D1228EE" w14:textId="77777777" w:rsidR="003147EA" w:rsidRPr="004B4AEC" w:rsidRDefault="00CF1D8A" w:rsidP="003147EA">
      <w:pPr>
        <w:pStyle w:val="Paragraphedeliste"/>
        <w:numPr>
          <w:ilvl w:val="0"/>
          <w:numId w:val="31"/>
        </w:numPr>
        <w:spacing w:before="0" w:after="160" w:line="259" w:lineRule="auto"/>
        <w:contextualSpacing/>
        <w:rPr>
          <w:sz w:val="22"/>
          <w:szCs w:val="22"/>
        </w:rPr>
      </w:pPr>
      <m:oMath>
        <m:sSub>
          <m:sSubPr>
            <m:ctrlPr>
              <w:rPr>
                <w:rFonts w:ascii="Cambria Math" w:hAnsi="Cambria Math"/>
                <w:i/>
                <w:sz w:val="22"/>
                <w:szCs w:val="22"/>
              </w:rPr>
            </m:ctrlPr>
          </m:sSubPr>
          <m:e>
            <m:r>
              <w:rPr>
                <w:rFonts w:ascii="Cambria Math" w:hAnsi="Cambria Math"/>
                <w:sz w:val="22"/>
                <w:szCs w:val="22"/>
              </w:rPr>
              <m:t>Prix mini DQE</m:t>
            </m:r>
          </m:e>
          <m:sub>
            <m:r>
              <w:rPr>
                <w:rFonts w:ascii="Cambria Math" w:hAnsi="Cambria Math"/>
                <w:sz w:val="22"/>
                <w:szCs w:val="22"/>
              </w:rPr>
              <m:t>Visible</m:t>
            </m:r>
          </m:sub>
        </m:sSub>
        <m:r>
          <w:rPr>
            <w:rFonts w:ascii="Cambria Math" w:hAnsi="Cambria Math"/>
            <w:sz w:val="22"/>
            <w:szCs w:val="22"/>
          </w:rPr>
          <m:t xml:space="preserve"> </m:t>
        </m:r>
      </m:oMath>
      <w:proofErr w:type="gramStart"/>
      <w:r w:rsidR="003147EA" w:rsidRPr="004B4AEC">
        <w:rPr>
          <w:sz w:val="22"/>
          <w:szCs w:val="22"/>
        </w:rPr>
        <w:t>est</w:t>
      </w:r>
      <w:proofErr w:type="gramEnd"/>
      <w:r w:rsidR="003147EA" w:rsidRPr="004B4AEC">
        <w:rPr>
          <w:sz w:val="22"/>
          <w:szCs w:val="22"/>
        </w:rPr>
        <w:t xml:space="preserve"> le coût de l'offre de prix la moins élevée (en prenant en compte la totalité du devis quantitatif et estimatif (DQE).</w:t>
      </w:r>
    </w:p>
    <w:p w14:paraId="5CB8FDEA" w14:textId="77777777" w:rsidR="003147EA" w:rsidRPr="004B4AEC" w:rsidRDefault="00CF1D8A" w:rsidP="003147EA">
      <w:pPr>
        <w:pStyle w:val="Paragraphedeliste"/>
        <w:numPr>
          <w:ilvl w:val="0"/>
          <w:numId w:val="31"/>
        </w:numPr>
        <w:spacing w:before="0" w:after="160" w:line="259" w:lineRule="auto"/>
        <w:contextualSpacing/>
        <w:rPr>
          <w:sz w:val="22"/>
          <w:szCs w:val="22"/>
        </w:rPr>
      </w:pPr>
      <m:oMath>
        <m:sSub>
          <m:sSubPr>
            <m:ctrlPr>
              <w:rPr>
                <w:rFonts w:ascii="Cambria Math" w:hAnsi="Cambria Math"/>
                <w:i/>
                <w:sz w:val="22"/>
                <w:szCs w:val="22"/>
              </w:rPr>
            </m:ctrlPr>
          </m:sSubPr>
          <m:e>
            <m:r>
              <w:rPr>
                <w:rFonts w:ascii="Cambria Math" w:hAnsi="Cambria Math"/>
                <w:sz w:val="22"/>
                <w:szCs w:val="22"/>
              </w:rPr>
              <m:t>Prix DQE</m:t>
            </m:r>
          </m:e>
          <m:sub>
            <m:r>
              <w:rPr>
                <w:rFonts w:ascii="Cambria Math" w:hAnsi="Cambria Math"/>
                <w:sz w:val="22"/>
                <w:szCs w:val="22"/>
              </w:rPr>
              <m:t>Visible</m:t>
            </m:r>
          </m:sub>
        </m:sSub>
        <m:r>
          <w:rPr>
            <w:rFonts w:ascii="Cambria Math" w:hAnsi="Cambria Math"/>
            <w:sz w:val="22"/>
            <w:szCs w:val="22"/>
          </w:rPr>
          <m:t xml:space="preserve"> </m:t>
        </m:r>
      </m:oMath>
      <w:proofErr w:type="gramStart"/>
      <w:r w:rsidR="003147EA" w:rsidRPr="004B4AEC">
        <w:rPr>
          <w:sz w:val="22"/>
          <w:szCs w:val="22"/>
        </w:rPr>
        <w:t>est</w:t>
      </w:r>
      <w:proofErr w:type="gramEnd"/>
      <w:r w:rsidR="003147EA" w:rsidRPr="004B4AEC">
        <w:rPr>
          <w:sz w:val="22"/>
          <w:szCs w:val="22"/>
        </w:rPr>
        <w:t xml:space="preserve"> le coût de l'offre considérée, en prenant en compte la totalité du devis quantitatif et estimatif (DQE).</w:t>
      </w:r>
    </w:p>
    <w:p w14:paraId="3FF1D07A" w14:textId="77777777" w:rsidR="003147EA" w:rsidRPr="004B4AEC" w:rsidRDefault="003147EA" w:rsidP="003147EA">
      <w:pPr>
        <w:pStyle w:val="Titre4"/>
        <w:widowControl w:val="0"/>
        <w:tabs>
          <w:tab w:val="left" w:pos="1572"/>
        </w:tabs>
        <w:spacing w:before="240" w:after="120"/>
        <w:ind w:left="862" w:hanging="862"/>
        <w:jc w:val="both"/>
        <w:rPr>
          <w:sz w:val="22"/>
          <w:szCs w:val="22"/>
        </w:rPr>
      </w:pPr>
      <w:r w:rsidRPr="004B4AEC">
        <w:rPr>
          <w:sz w:val="22"/>
          <w:szCs w:val="22"/>
        </w:rPr>
        <w:t xml:space="preserve">– </w:t>
      </w:r>
      <m:oMath>
        <m:sSub>
          <m:sSubPr>
            <m:ctrlPr>
              <w:rPr>
                <w:rFonts w:ascii="Cambria Math" w:hAnsi="Cambria Math"/>
                <w:sz w:val="22"/>
                <w:szCs w:val="22"/>
              </w:rPr>
            </m:ctrlPr>
          </m:sSubPr>
          <m:e>
            <m:r>
              <m:rPr>
                <m:sty m:val="bi"/>
              </m:rPr>
              <w:rPr>
                <w:rFonts w:ascii="Cambria Math" w:hAnsi="Cambria Math"/>
                <w:sz w:val="22"/>
                <w:szCs w:val="22"/>
              </w:rPr>
              <m:t>Note du DQE masqué (NDQE</m:t>
            </m:r>
          </m:e>
          <m:sub>
            <m:r>
              <m:rPr>
                <m:sty m:val="bi"/>
              </m:rPr>
              <w:rPr>
                <w:rFonts w:ascii="Cambria Math" w:hAnsi="Cambria Math"/>
                <w:sz w:val="22"/>
                <w:szCs w:val="22"/>
              </w:rPr>
              <m:t>masqué</m:t>
            </m:r>
          </m:sub>
        </m:sSub>
        <m:r>
          <m:rPr>
            <m:sty m:val="bi"/>
          </m:rPr>
          <w:rPr>
            <w:rFonts w:ascii="Cambria Math" w:hAnsi="Cambria Math"/>
            <w:sz w:val="22"/>
            <w:szCs w:val="22"/>
          </w:rPr>
          <m:t>)</m:t>
        </m:r>
      </m:oMath>
      <w:r w:rsidRPr="004B4AEC">
        <w:rPr>
          <w:sz w:val="22"/>
          <w:szCs w:val="22"/>
        </w:rPr>
        <w:t xml:space="preserve"> (20 points)</w:t>
      </w:r>
    </w:p>
    <w:p w14:paraId="3AD7A353" w14:textId="77777777" w:rsidR="003147EA" w:rsidRPr="004B4AEC" w:rsidRDefault="003147EA" w:rsidP="003147EA">
      <w:pPr>
        <w:rPr>
          <w:sz w:val="22"/>
          <w:szCs w:val="22"/>
        </w:rPr>
      </w:pPr>
      <w:commentRangeStart w:id="107"/>
      <w:r w:rsidRPr="004B4AEC">
        <w:rPr>
          <w:sz w:val="22"/>
          <w:szCs w:val="22"/>
        </w:rPr>
        <w:t xml:space="preserve">Scénario d’exploitation non connu </w:t>
      </w:r>
      <w:commentRangeEnd w:id="107"/>
      <w:r w:rsidRPr="004B4AEC">
        <w:rPr>
          <w:rStyle w:val="Marquedecommentaire"/>
          <w:sz w:val="22"/>
          <w:szCs w:val="22"/>
        </w:rPr>
        <w:commentReference w:id="107"/>
      </w:r>
      <w:r w:rsidRPr="004B4AEC">
        <w:rPr>
          <w:sz w:val="22"/>
          <w:szCs w:val="22"/>
        </w:rPr>
        <w:t>du candidat. La réponse se matérialisera au travers d’un DQE masqué qui sera alimenté par les prix inscrits à l’annexe financière remis par le soumissionnaire dans son offre. Ce scénario représentatif est établi à l’avance par l’acheteur.</w:t>
      </w:r>
    </w:p>
    <w:p w14:paraId="7DA17A2B" w14:textId="77777777" w:rsidR="003147EA" w:rsidRPr="004B4AEC" w:rsidRDefault="003147EA" w:rsidP="003147EA">
      <w:pPr>
        <w:rPr>
          <w:sz w:val="22"/>
          <w:szCs w:val="22"/>
        </w:rPr>
      </w:pPr>
      <w:r w:rsidRPr="004B4AEC">
        <w:rPr>
          <w:sz w:val="22"/>
          <w:szCs w:val="22"/>
        </w:rPr>
        <w:t xml:space="preserve">Chaque offre recevra une note de prix </w:t>
      </w:r>
      <m:oMath>
        <m:sSub>
          <m:sSubPr>
            <m:ctrlPr>
              <w:rPr>
                <w:rFonts w:ascii="Cambria Math" w:hAnsi="Cambria Math"/>
                <w:i/>
                <w:sz w:val="22"/>
                <w:szCs w:val="22"/>
              </w:rPr>
            </m:ctrlPr>
          </m:sSubPr>
          <m:e>
            <m:r>
              <w:rPr>
                <w:rFonts w:ascii="Cambria Math" w:hAnsi="Cambria Math"/>
                <w:sz w:val="22"/>
                <w:szCs w:val="22"/>
              </w:rPr>
              <m:t>NDQE</m:t>
            </m:r>
          </m:e>
          <m:sub>
            <m:r>
              <w:rPr>
                <w:rFonts w:ascii="Cambria Math" w:hAnsi="Cambria Math"/>
                <w:sz w:val="22"/>
                <w:szCs w:val="22"/>
              </w:rPr>
              <m:t>masqué</m:t>
            </m:r>
          </m:sub>
        </m:sSub>
      </m:oMath>
      <w:r w:rsidRPr="004B4AEC">
        <w:rPr>
          <w:sz w:val="22"/>
          <w:szCs w:val="22"/>
        </w:rPr>
        <w:t xml:space="preserve"> obtenue par la formule suivante</w:t>
      </w:r>
      <w:r w:rsidRPr="004B4AEC">
        <w:rPr>
          <w:rFonts w:cs="Calibri"/>
          <w:sz w:val="22"/>
          <w:szCs w:val="22"/>
        </w:rPr>
        <w:t> </w:t>
      </w:r>
      <w:r w:rsidRPr="004B4AEC">
        <w:rPr>
          <w:sz w:val="22"/>
          <w:szCs w:val="22"/>
        </w:rPr>
        <w:t xml:space="preserve">: </w:t>
      </w:r>
    </w:p>
    <w:p w14:paraId="36D8CDB7" w14:textId="77777777" w:rsidR="003147EA" w:rsidRPr="004B4AEC" w:rsidRDefault="00CF1D8A" w:rsidP="003147EA">
      <w:pPr>
        <w:spacing w:line="600" w:lineRule="auto"/>
        <w:rPr>
          <w:sz w:val="22"/>
          <w:szCs w:val="22"/>
        </w:rPr>
      </w:pPr>
      <m:oMathPara>
        <m:oMath>
          <m:sSub>
            <m:sSubPr>
              <m:ctrlPr>
                <w:rPr>
                  <w:rFonts w:ascii="Cambria Math" w:hAnsi="Cambria Math"/>
                  <w:i/>
                  <w:sz w:val="22"/>
                  <w:szCs w:val="22"/>
                </w:rPr>
              </m:ctrlPr>
            </m:sSubPr>
            <m:e>
              <m:r>
                <w:rPr>
                  <w:rFonts w:ascii="Cambria Math" w:hAnsi="Cambria Math"/>
                  <w:sz w:val="22"/>
                  <w:szCs w:val="22"/>
                </w:rPr>
                <m:t>NDQE</m:t>
              </m:r>
            </m:e>
            <m:sub>
              <m:r>
                <w:rPr>
                  <w:rFonts w:ascii="Cambria Math" w:hAnsi="Cambria Math"/>
                  <w:sz w:val="22"/>
                  <w:szCs w:val="22"/>
                </w:rPr>
                <m:t>masqué</m:t>
              </m:r>
            </m:sub>
          </m:sSub>
          <m:r>
            <w:rPr>
              <w:rFonts w:ascii="Cambria Math" w:hAnsi="Cambria Math"/>
              <w:sz w:val="22"/>
              <w:szCs w:val="22"/>
            </w:rPr>
            <m:t xml:space="preserve">=20 ×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Prix mini DQE</m:t>
                  </m:r>
                </m:e>
                <m:sub>
                  <m:r>
                    <w:rPr>
                      <w:rFonts w:ascii="Cambria Math" w:hAnsi="Cambria Math"/>
                      <w:sz w:val="22"/>
                      <w:szCs w:val="22"/>
                    </w:rPr>
                    <m:t>Masqué</m:t>
                  </m:r>
                </m:sub>
              </m:sSub>
            </m:num>
            <m:den>
              <m:sSub>
                <m:sSubPr>
                  <m:ctrlPr>
                    <w:rPr>
                      <w:rFonts w:ascii="Cambria Math" w:hAnsi="Cambria Math"/>
                      <w:i/>
                      <w:sz w:val="22"/>
                      <w:szCs w:val="22"/>
                    </w:rPr>
                  </m:ctrlPr>
                </m:sSubPr>
                <m:e>
                  <m:r>
                    <w:rPr>
                      <w:rFonts w:ascii="Cambria Math" w:hAnsi="Cambria Math"/>
                      <w:sz w:val="22"/>
                      <w:szCs w:val="22"/>
                    </w:rPr>
                    <m:t>Prix DQE</m:t>
                  </m:r>
                </m:e>
                <m:sub>
                  <m:r>
                    <w:rPr>
                      <w:rFonts w:ascii="Cambria Math" w:hAnsi="Cambria Math"/>
                      <w:sz w:val="22"/>
                      <w:szCs w:val="22"/>
                    </w:rPr>
                    <m:t>Masqué</m:t>
                  </m:r>
                </m:sub>
              </m:sSub>
            </m:den>
          </m:f>
        </m:oMath>
      </m:oMathPara>
    </w:p>
    <w:p w14:paraId="3658B654" w14:textId="77777777" w:rsidR="003147EA" w:rsidRPr="004B4AEC" w:rsidRDefault="00CF1D8A" w:rsidP="003147EA">
      <w:pPr>
        <w:numPr>
          <w:ilvl w:val="0"/>
          <w:numId w:val="30"/>
        </w:numPr>
        <w:spacing w:before="0" w:after="160" w:line="259" w:lineRule="auto"/>
        <w:contextualSpacing/>
        <w:rPr>
          <w:sz w:val="22"/>
          <w:szCs w:val="22"/>
        </w:rPr>
      </w:pPr>
      <m:oMath>
        <m:sSub>
          <m:sSubPr>
            <m:ctrlPr>
              <w:rPr>
                <w:rFonts w:ascii="Cambria Math" w:hAnsi="Cambria Math"/>
                <w:i/>
                <w:sz w:val="22"/>
                <w:szCs w:val="22"/>
              </w:rPr>
            </m:ctrlPr>
          </m:sSubPr>
          <m:e>
            <m:r>
              <w:rPr>
                <w:rFonts w:ascii="Cambria Math" w:hAnsi="Cambria Math"/>
                <w:sz w:val="22"/>
                <w:szCs w:val="22"/>
              </w:rPr>
              <m:t>Prix mini DQE</m:t>
            </m:r>
          </m:e>
          <m:sub>
            <m:r>
              <w:rPr>
                <w:rFonts w:ascii="Cambria Math" w:hAnsi="Cambria Math"/>
                <w:sz w:val="22"/>
                <w:szCs w:val="22"/>
              </w:rPr>
              <m:t>Masqué</m:t>
            </m:r>
          </m:sub>
        </m:sSub>
        <m:r>
          <w:rPr>
            <w:rFonts w:ascii="Cambria Math" w:hAnsi="Cambria Math"/>
            <w:sz w:val="22"/>
            <w:szCs w:val="22"/>
          </w:rPr>
          <m:t xml:space="preserve"> </m:t>
        </m:r>
      </m:oMath>
      <w:proofErr w:type="gramStart"/>
      <w:r w:rsidR="003147EA" w:rsidRPr="004B4AEC">
        <w:rPr>
          <w:sz w:val="22"/>
          <w:szCs w:val="22"/>
        </w:rPr>
        <w:t>est</w:t>
      </w:r>
      <w:proofErr w:type="gramEnd"/>
      <w:r w:rsidR="003147EA" w:rsidRPr="004B4AEC">
        <w:rPr>
          <w:sz w:val="22"/>
          <w:szCs w:val="22"/>
        </w:rPr>
        <w:t xml:space="preserve"> le coût de l'offre de prix la moins élevée (en prenant en compte la totalité du devis quantitatif et estimatif masqué (DQEM), une fois écartée toute offre susceptible d’être anormalement basse, inappropriée, irrégulière ou inacceptable,</w:t>
      </w:r>
    </w:p>
    <w:p w14:paraId="04578DFC" w14:textId="77777777" w:rsidR="003147EA" w:rsidRPr="004B4AEC" w:rsidRDefault="00CF1D8A" w:rsidP="003147EA">
      <w:pPr>
        <w:numPr>
          <w:ilvl w:val="0"/>
          <w:numId w:val="30"/>
        </w:numPr>
        <w:spacing w:before="0" w:after="160" w:line="259" w:lineRule="auto"/>
        <w:contextualSpacing/>
        <w:rPr>
          <w:sz w:val="22"/>
          <w:szCs w:val="22"/>
        </w:rPr>
      </w:pPr>
      <m:oMath>
        <m:sSub>
          <m:sSubPr>
            <m:ctrlPr>
              <w:rPr>
                <w:rFonts w:ascii="Cambria Math" w:hAnsi="Cambria Math"/>
                <w:i/>
                <w:sz w:val="22"/>
                <w:szCs w:val="22"/>
              </w:rPr>
            </m:ctrlPr>
          </m:sSubPr>
          <m:e>
            <m:r>
              <w:rPr>
                <w:rFonts w:ascii="Cambria Math" w:hAnsi="Cambria Math"/>
                <w:sz w:val="22"/>
                <w:szCs w:val="22"/>
              </w:rPr>
              <m:t>Prix DQE</m:t>
            </m:r>
          </m:e>
          <m:sub>
            <m:r>
              <w:rPr>
                <w:rFonts w:ascii="Cambria Math" w:hAnsi="Cambria Math"/>
                <w:sz w:val="22"/>
                <w:szCs w:val="22"/>
              </w:rPr>
              <m:t>Masqué</m:t>
            </m:r>
          </m:sub>
        </m:sSub>
      </m:oMath>
      <w:r w:rsidR="003147EA" w:rsidRPr="004B4AEC">
        <w:rPr>
          <w:sz w:val="22"/>
          <w:szCs w:val="22"/>
        </w:rPr>
        <w:t xml:space="preserve"> </w:t>
      </w:r>
      <w:proofErr w:type="gramStart"/>
      <w:r w:rsidR="003147EA" w:rsidRPr="004B4AEC">
        <w:rPr>
          <w:sz w:val="22"/>
          <w:szCs w:val="22"/>
        </w:rPr>
        <w:t>est</w:t>
      </w:r>
      <w:proofErr w:type="gramEnd"/>
      <w:r w:rsidR="003147EA" w:rsidRPr="004B4AEC">
        <w:rPr>
          <w:sz w:val="22"/>
          <w:szCs w:val="22"/>
        </w:rPr>
        <w:t xml:space="preserve"> le coût de l'offre considérée, en prenant en compte la totalité du devis quantitatif et estimatif masqué (DQEM).</w:t>
      </w:r>
    </w:p>
    <w:p w14:paraId="2DEEAB61" w14:textId="77777777" w:rsidR="003147EA" w:rsidRPr="004B4AEC" w:rsidRDefault="003147EA" w:rsidP="003147EA">
      <w:pPr>
        <w:pStyle w:val="Titre4"/>
        <w:widowControl w:val="0"/>
        <w:tabs>
          <w:tab w:val="left" w:pos="1572"/>
        </w:tabs>
        <w:spacing w:before="240" w:after="120"/>
        <w:ind w:left="862" w:hanging="862"/>
        <w:jc w:val="both"/>
        <w:rPr>
          <w:sz w:val="22"/>
          <w:szCs w:val="22"/>
        </w:rPr>
      </w:pPr>
      <w:r w:rsidRPr="004B4AEC">
        <w:rPr>
          <w:sz w:val="22"/>
          <w:szCs w:val="22"/>
        </w:rPr>
        <w:t>Note du prix final (</w:t>
      </w:r>
      <m:oMath>
        <m:r>
          <m:rPr>
            <m:sty m:val="bi"/>
          </m:rPr>
          <w:rPr>
            <w:rFonts w:ascii="Cambria Math" w:hAnsi="Cambria Math"/>
            <w:sz w:val="22"/>
            <w:szCs w:val="22"/>
          </w:rPr>
          <m:t>NDQE)</m:t>
        </m:r>
      </m:oMath>
      <w:r w:rsidRPr="004B4AEC">
        <w:rPr>
          <w:sz w:val="22"/>
          <w:szCs w:val="22"/>
        </w:rPr>
        <w:t xml:space="preserve"> (40 points)</w:t>
      </w:r>
    </w:p>
    <w:p w14:paraId="38316FDF" w14:textId="77777777" w:rsidR="003147EA" w:rsidRPr="004B4AEC" w:rsidRDefault="003147EA" w:rsidP="003147EA">
      <w:pPr>
        <w:ind w:left="360"/>
        <w:rPr>
          <w:sz w:val="22"/>
          <w:szCs w:val="22"/>
        </w:rPr>
      </w:pPr>
      <w:r w:rsidRPr="004B4AEC">
        <w:rPr>
          <w:sz w:val="22"/>
          <w:szCs w:val="22"/>
        </w:rPr>
        <w:t>La note de Prix finale du lot 1, sur 40 points, sera obtenue selon le calcul suivant</w:t>
      </w:r>
      <w:r w:rsidRPr="004B4AEC">
        <w:rPr>
          <w:rFonts w:cs="Calibri"/>
          <w:sz w:val="22"/>
          <w:szCs w:val="22"/>
        </w:rPr>
        <w:t> </w:t>
      </w:r>
      <w:r w:rsidRPr="004B4AEC">
        <w:rPr>
          <w:sz w:val="22"/>
          <w:szCs w:val="22"/>
        </w:rPr>
        <w:t>:</w:t>
      </w:r>
    </w:p>
    <w:p w14:paraId="5B9D8A5D" w14:textId="77777777" w:rsidR="003147EA" w:rsidRPr="004B4AEC" w:rsidRDefault="003147EA" w:rsidP="003147EA">
      <w:pPr>
        <w:pBdr>
          <w:bottom w:val="single" w:sz="12" w:space="1" w:color="auto"/>
        </w:pBdr>
        <w:ind w:left="360"/>
        <w:rPr>
          <w:sz w:val="22"/>
          <w:szCs w:val="22"/>
        </w:rPr>
      </w:pPr>
      <m:oMathPara>
        <m:oMath>
          <m:r>
            <w:rPr>
              <w:rFonts w:ascii="Cambria Math" w:hAnsi="Cambria Math"/>
              <w:sz w:val="22"/>
              <w:szCs w:val="22"/>
            </w:rPr>
            <m:t>NDQE=</m:t>
          </m:r>
          <m:sSub>
            <m:sSubPr>
              <m:ctrlPr>
                <w:rPr>
                  <w:rFonts w:ascii="Cambria Math" w:hAnsi="Cambria Math"/>
                  <w:i/>
                  <w:sz w:val="22"/>
                  <w:szCs w:val="22"/>
                </w:rPr>
              </m:ctrlPr>
            </m:sSubPr>
            <m:e>
              <m:r>
                <w:rPr>
                  <w:rFonts w:ascii="Cambria Math" w:hAnsi="Cambria Math"/>
                  <w:sz w:val="22"/>
                  <w:szCs w:val="22"/>
                </w:rPr>
                <m:t>NDQE</m:t>
              </m:r>
            </m:e>
            <m:sub>
              <m:r>
                <w:rPr>
                  <w:rFonts w:ascii="Cambria Math" w:hAnsi="Cambria Math"/>
                  <w:sz w:val="22"/>
                  <w:szCs w:val="22"/>
                </w:rPr>
                <m:t>visible</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NDQE</m:t>
              </m:r>
            </m:e>
            <m:sub>
              <m:r>
                <w:rPr>
                  <w:rFonts w:ascii="Cambria Math" w:hAnsi="Cambria Math"/>
                  <w:sz w:val="22"/>
                  <w:szCs w:val="22"/>
                </w:rPr>
                <m:t>masqué</m:t>
              </m:r>
            </m:sub>
          </m:sSub>
        </m:oMath>
      </m:oMathPara>
    </w:p>
    <w:p w14:paraId="46271AE0" w14:textId="77777777" w:rsidR="003147EA" w:rsidRPr="004B4AEC" w:rsidRDefault="003147EA">
      <w:pPr>
        <w:rPr>
          <w:sz w:val="22"/>
          <w:szCs w:val="22"/>
        </w:rPr>
      </w:pPr>
    </w:p>
    <w:p w14:paraId="3AD7F47D" w14:textId="77777777" w:rsidR="003147EA" w:rsidRPr="004B4AEC" w:rsidRDefault="003147EA">
      <w:pPr>
        <w:rPr>
          <w:sz w:val="22"/>
          <w:szCs w:val="22"/>
        </w:rPr>
      </w:pPr>
      <w:commentRangeStart w:id="108"/>
    </w:p>
    <w:p w14:paraId="1539581D" w14:textId="2345764C" w:rsidR="00750839" w:rsidRPr="004B4AEC" w:rsidRDefault="004C5E9E">
      <w:pPr>
        <w:rPr>
          <w:sz w:val="22"/>
          <w:szCs w:val="22"/>
        </w:rPr>
      </w:pPr>
      <w:r w:rsidRPr="004B4AEC">
        <w:rPr>
          <w:sz w:val="22"/>
          <w:szCs w:val="22"/>
        </w:rPr>
        <w:t xml:space="preserve">Chaque offre recevra une note </w:t>
      </w:r>
      <w:proofErr w:type="spellStart"/>
      <w:r w:rsidRPr="004B4AEC">
        <w:rPr>
          <w:sz w:val="22"/>
          <w:szCs w:val="22"/>
        </w:rPr>
        <w:t>Np</w:t>
      </w:r>
      <w:proofErr w:type="spellEnd"/>
      <w:r w:rsidR="00750839" w:rsidRPr="004B4AEC">
        <w:rPr>
          <w:sz w:val="22"/>
          <w:szCs w:val="22"/>
        </w:rPr>
        <w:t xml:space="preserve"> obtenue par la formule suivante</w:t>
      </w:r>
      <w:r w:rsidR="00750839" w:rsidRPr="004B4AEC">
        <w:rPr>
          <w:rFonts w:cs="Calibri"/>
          <w:sz w:val="22"/>
          <w:szCs w:val="22"/>
        </w:rPr>
        <w:t> </w:t>
      </w:r>
      <w:r w:rsidR="003E20D6" w:rsidRPr="004B4AEC">
        <w:rPr>
          <w:sz w:val="22"/>
          <w:szCs w:val="22"/>
        </w:rPr>
        <w:t>:</w:t>
      </w:r>
    </w:p>
    <w:p w14:paraId="7DB41A23" w14:textId="77777777" w:rsidR="00917C93" w:rsidRPr="004B4AEC" w:rsidRDefault="00917C93" w:rsidP="00594792">
      <w:pPr>
        <w:rPr>
          <w:sz w:val="22"/>
          <w:szCs w:val="22"/>
        </w:rPr>
      </w:pPr>
    </w:p>
    <w:p w14:paraId="20F62DE7" w14:textId="3B71F8D5" w:rsidR="00750839" w:rsidRPr="004B4AEC" w:rsidRDefault="004C5E9E" w:rsidP="00750839">
      <w:pPr>
        <w:ind w:right="566"/>
        <w:rPr>
          <w:sz w:val="22"/>
          <w:szCs w:val="22"/>
        </w:rPr>
      </w:pPr>
      <m:oMathPara>
        <m:oMath>
          <m:r>
            <w:rPr>
              <w:rFonts w:ascii="Cambria Math" w:hAnsi="Cambria Math"/>
              <w:sz w:val="22"/>
              <w:szCs w:val="22"/>
            </w:rPr>
            <m:t>Np =20×</m:t>
          </m:r>
          <m:f>
            <m:fPr>
              <m:ctrlPr>
                <w:rPr>
                  <w:rFonts w:ascii="Cambria Math" w:hAnsi="Cambria Math"/>
                  <w:i/>
                  <w:sz w:val="22"/>
                  <w:szCs w:val="22"/>
                </w:rPr>
              </m:ctrlPr>
            </m:fPr>
            <m:num>
              <m:r>
                <w:rPr>
                  <w:rFonts w:ascii="Cambria Math" w:hAnsi="Cambria Math"/>
                  <w:sz w:val="22"/>
                  <w:szCs w:val="22"/>
                </w:rPr>
                <m:t>Pmindqe</m:t>
              </m:r>
            </m:num>
            <m:den>
              <m:r>
                <w:rPr>
                  <w:rFonts w:ascii="Cambria Math" w:hAnsi="Cambria Math"/>
                  <w:sz w:val="22"/>
                  <w:szCs w:val="22"/>
                </w:rPr>
                <m:t>Pdqe</m:t>
              </m:r>
            </m:den>
          </m:f>
          <m:r>
            <w:rPr>
              <w:rFonts w:ascii="Cambria Math" w:hAnsi="Cambria Math"/>
              <w:sz w:val="22"/>
              <w:szCs w:val="22"/>
            </w:rPr>
            <m:t>+20×</m:t>
          </m:r>
          <m:f>
            <m:fPr>
              <m:ctrlPr>
                <w:rPr>
                  <w:rFonts w:ascii="Cambria Math" w:hAnsi="Cambria Math"/>
                  <w:i/>
                  <w:sz w:val="22"/>
                  <w:szCs w:val="22"/>
                </w:rPr>
              </m:ctrlPr>
            </m:fPr>
            <m:num>
              <m:r>
                <w:rPr>
                  <w:rFonts w:ascii="Cambria Math" w:hAnsi="Cambria Math"/>
                  <w:sz w:val="22"/>
                  <w:szCs w:val="22"/>
                </w:rPr>
                <m:t>Pmindqem</m:t>
              </m:r>
            </m:num>
            <m:den>
              <m:r>
                <w:rPr>
                  <w:rFonts w:ascii="Cambria Math" w:hAnsi="Cambria Math"/>
                  <w:sz w:val="22"/>
                  <w:szCs w:val="22"/>
                </w:rPr>
                <m:t>Pdqem</m:t>
              </m:r>
            </m:den>
          </m:f>
        </m:oMath>
      </m:oMathPara>
    </w:p>
    <w:p w14:paraId="1E717525" w14:textId="3C18BCA0" w:rsidR="00750839" w:rsidRPr="004B4AEC" w:rsidRDefault="00750839">
      <w:pPr>
        <w:rPr>
          <w:sz w:val="22"/>
          <w:szCs w:val="22"/>
        </w:rPr>
      </w:pPr>
      <w:r w:rsidRPr="004B4AEC">
        <w:rPr>
          <w:sz w:val="22"/>
          <w:szCs w:val="22"/>
        </w:rPr>
        <w:t>Où</w:t>
      </w:r>
      <w:r w:rsidRPr="004B4AEC">
        <w:rPr>
          <w:rFonts w:cs="Calibri"/>
          <w:sz w:val="22"/>
          <w:szCs w:val="22"/>
        </w:rPr>
        <w:t> </w:t>
      </w:r>
      <w:r w:rsidRPr="004B4AEC">
        <w:rPr>
          <w:sz w:val="22"/>
          <w:szCs w:val="22"/>
        </w:rPr>
        <w:t>:</w:t>
      </w:r>
    </w:p>
    <w:p w14:paraId="54466EAB" w14:textId="2558AD92" w:rsidR="00E27B67" w:rsidRPr="004B4AEC" w:rsidRDefault="00E27B67" w:rsidP="0067508A">
      <w:pPr>
        <w:pStyle w:val="Paragraphedeliste"/>
        <w:numPr>
          <w:ilvl w:val="0"/>
          <w:numId w:val="9"/>
        </w:numPr>
        <w:rPr>
          <w:sz w:val="22"/>
          <w:szCs w:val="22"/>
        </w:rPr>
      </w:pPr>
      <w:proofErr w:type="spellStart"/>
      <w:r w:rsidRPr="004B4AEC">
        <w:rPr>
          <w:sz w:val="22"/>
          <w:szCs w:val="22"/>
        </w:rPr>
        <w:t>Pmindqe</w:t>
      </w:r>
      <w:proofErr w:type="spellEnd"/>
      <w:r w:rsidRPr="004B4AEC">
        <w:rPr>
          <w:sz w:val="22"/>
          <w:szCs w:val="22"/>
        </w:rPr>
        <w:t xml:space="preserve"> est le coût de l'offre de prix </w:t>
      </w:r>
      <w:proofErr w:type="gramStart"/>
      <w:r w:rsidRPr="004B4AEC">
        <w:rPr>
          <w:sz w:val="22"/>
          <w:szCs w:val="22"/>
        </w:rPr>
        <w:t>la</w:t>
      </w:r>
      <w:proofErr w:type="gramEnd"/>
      <w:r w:rsidRPr="004B4AEC">
        <w:rPr>
          <w:sz w:val="22"/>
          <w:szCs w:val="22"/>
        </w:rPr>
        <w:t xml:space="preserve"> moins élevée en prenant en compte la somme du montant du DQE, par lot, (une fois écartée toute offre susceptible d’être anormalement basse, inappropriée, irrégulière ou inacceptable),</w:t>
      </w:r>
    </w:p>
    <w:p w14:paraId="333ACC27" w14:textId="7FB5840E" w:rsidR="008B7211" w:rsidRPr="004B4AEC" w:rsidRDefault="008B7211" w:rsidP="0067508A">
      <w:pPr>
        <w:pStyle w:val="Paragraphedeliste"/>
        <w:numPr>
          <w:ilvl w:val="0"/>
          <w:numId w:val="9"/>
        </w:numPr>
        <w:rPr>
          <w:sz w:val="22"/>
          <w:szCs w:val="22"/>
        </w:rPr>
      </w:pPr>
      <w:proofErr w:type="spellStart"/>
      <w:r w:rsidRPr="004B4AEC">
        <w:rPr>
          <w:sz w:val="22"/>
          <w:szCs w:val="22"/>
        </w:rPr>
        <w:t>Pmindqem</w:t>
      </w:r>
      <w:proofErr w:type="spellEnd"/>
      <w:r w:rsidRPr="004B4AEC">
        <w:rPr>
          <w:sz w:val="22"/>
          <w:szCs w:val="22"/>
        </w:rPr>
        <w:t xml:space="preserve"> est le coût de l’offre dite masquée la moins élevée en prenant en compte la somme du montant du DQE masqué (une fois écartée toute offre susceptible d’être anormalement basse, inappropriée, irrégulière ou inacceptable),</w:t>
      </w:r>
    </w:p>
    <w:p w14:paraId="323F49D7" w14:textId="77777777" w:rsidR="008B7211" w:rsidRPr="004B4AEC" w:rsidRDefault="00E27B67" w:rsidP="0067508A">
      <w:pPr>
        <w:pStyle w:val="Paragraphedeliste"/>
        <w:numPr>
          <w:ilvl w:val="0"/>
          <w:numId w:val="9"/>
        </w:numPr>
        <w:rPr>
          <w:sz w:val="22"/>
          <w:szCs w:val="22"/>
        </w:rPr>
      </w:pPr>
      <w:proofErr w:type="spellStart"/>
      <w:r w:rsidRPr="004B4AEC">
        <w:rPr>
          <w:sz w:val="22"/>
          <w:szCs w:val="22"/>
        </w:rPr>
        <w:t>Pdqe</w:t>
      </w:r>
      <w:proofErr w:type="spellEnd"/>
      <w:r w:rsidRPr="004B4AEC">
        <w:rPr>
          <w:sz w:val="22"/>
          <w:szCs w:val="22"/>
        </w:rPr>
        <w:t xml:space="preserve"> est le coût de l'offre considérée en prenant en compte la somme du montant du DQE par lot</w:t>
      </w:r>
      <w:r w:rsidR="008B7211" w:rsidRPr="004B4AEC">
        <w:rPr>
          <w:sz w:val="22"/>
          <w:szCs w:val="22"/>
        </w:rPr>
        <w:t>,</w:t>
      </w:r>
    </w:p>
    <w:p w14:paraId="6F1D4C1B" w14:textId="35EC547B" w:rsidR="00E27B67" w:rsidRPr="004B4AEC" w:rsidRDefault="008B7211" w:rsidP="0067508A">
      <w:pPr>
        <w:pStyle w:val="Paragraphedeliste"/>
        <w:numPr>
          <w:ilvl w:val="0"/>
          <w:numId w:val="9"/>
        </w:numPr>
        <w:rPr>
          <w:sz w:val="22"/>
          <w:szCs w:val="22"/>
        </w:rPr>
      </w:pPr>
      <w:proofErr w:type="spellStart"/>
      <w:r w:rsidRPr="004B4AEC">
        <w:rPr>
          <w:sz w:val="22"/>
          <w:szCs w:val="22"/>
        </w:rPr>
        <w:t>Pdqem</w:t>
      </w:r>
      <w:proofErr w:type="spellEnd"/>
      <w:r w:rsidRPr="004B4AEC">
        <w:rPr>
          <w:sz w:val="22"/>
          <w:szCs w:val="22"/>
        </w:rPr>
        <w:t xml:space="preserve"> est le montant du DQE masqué de l’offre considérée</w:t>
      </w:r>
      <w:r w:rsidR="001776B0" w:rsidRPr="004B4AEC">
        <w:rPr>
          <w:sz w:val="22"/>
          <w:szCs w:val="22"/>
        </w:rPr>
        <w:t>.</w:t>
      </w:r>
    </w:p>
    <w:p w14:paraId="2EC3925A" w14:textId="77777777" w:rsidR="001776B0" w:rsidRPr="004B4AEC" w:rsidRDefault="001776B0" w:rsidP="001776B0">
      <w:pPr>
        <w:pStyle w:val="Paragraphedeliste"/>
        <w:ind w:left="720"/>
        <w:rPr>
          <w:sz w:val="22"/>
          <w:szCs w:val="22"/>
        </w:rPr>
      </w:pPr>
    </w:p>
    <w:p w14:paraId="01A7D3ED" w14:textId="28A378F7" w:rsidR="00750839" w:rsidRPr="004B4AEC" w:rsidRDefault="00750839" w:rsidP="0067508A">
      <w:pPr>
        <w:pStyle w:val="Titre3"/>
        <w:keepNext w:val="0"/>
        <w:numPr>
          <w:ilvl w:val="0"/>
          <w:numId w:val="12"/>
        </w:numPr>
        <w:spacing w:after="120"/>
        <w:rPr>
          <w:sz w:val="22"/>
          <w:szCs w:val="22"/>
        </w:rPr>
      </w:pPr>
      <w:bookmarkStart w:id="109" w:name="_Toc126923809"/>
      <w:bookmarkStart w:id="110" w:name="_Toc131170906"/>
      <w:r w:rsidRPr="004B4AEC">
        <w:rPr>
          <w:sz w:val="22"/>
          <w:szCs w:val="22"/>
        </w:rPr>
        <w:t>Notation finale</w:t>
      </w:r>
      <w:bookmarkEnd w:id="109"/>
      <w:r w:rsidR="000F6598" w:rsidRPr="004B4AEC">
        <w:rPr>
          <w:sz w:val="22"/>
          <w:szCs w:val="22"/>
        </w:rPr>
        <w:t xml:space="preserve"> (NF)</w:t>
      </w:r>
      <w:bookmarkEnd w:id="110"/>
    </w:p>
    <w:p w14:paraId="2264574D" w14:textId="77777777" w:rsidR="004C5E9E" w:rsidRPr="004B4AEC" w:rsidRDefault="004C5E9E" w:rsidP="004C5E9E">
      <w:pPr>
        <w:rPr>
          <w:sz w:val="22"/>
          <w:szCs w:val="22"/>
        </w:rPr>
      </w:pPr>
    </w:p>
    <w:p w14:paraId="1E79E984" w14:textId="31A78111" w:rsidR="00750839" w:rsidRPr="004B4AEC" w:rsidRDefault="004C5E9E" w:rsidP="00750839">
      <w:pPr>
        <w:ind w:left="360" w:right="566"/>
        <w:rPr>
          <w:sz w:val="22"/>
          <w:szCs w:val="22"/>
        </w:rPr>
      </w:pPr>
      <m:oMathPara>
        <m:oMath>
          <m:r>
            <w:rPr>
              <w:rFonts w:ascii="Cambria Math" w:hAnsi="Cambria Math"/>
              <w:sz w:val="22"/>
              <w:szCs w:val="22"/>
            </w:rPr>
            <m:t xml:space="preserve"> NF =Nt+Np</m:t>
          </m:r>
        </m:oMath>
      </m:oMathPara>
    </w:p>
    <w:p w14:paraId="7071434B" w14:textId="77777777" w:rsidR="002477BE" w:rsidRPr="004B4AEC" w:rsidRDefault="002477BE" w:rsidP="00750839">
      <w:pPr>
        <w:ind w:left="360" w:right="566"/>
        <w:rPr>
          <w:b/>
          <w:sz w:val="22"/>
          <w:szCs w:val="22"/>
        </w:rPr>
      </w:pPr>
    </w:p>
    <w:p w14:paraId="46002C32" w14:textId="0C1F2BE7" w:rsidR="00750839" w:rsidRPr="004B4AEC" w:rsidRDefault="004C5E9E">
      <w:pPr>
        <w:rPr>
          <w:sz w:val="22"/>
          <w:szCs w:val="22"/>
        </w:rPr>
      </w:pPr>
      <w:r w:rsidRPr="004B4AEC">
        <w:rPr>
          <w:sz w:val="22"/>
          <w:szCs w:val="22"/>
        </w:rPr>
        <w:t>L'offre avec</w:t>
      </w:r>
      <w:r w:rsidR="00750839" w:rsidRPr="004B4AEC">
        <w:rPr>
          <w:sz w:val="22"/>
          <w:szCs w:val="22"/>
        </w:rPr>
        <w:t xml:space="preserve"> la note NF la plus élevée, pour chaque lot, sera réputée être l'offre </w:t>
      </w:r>
      <w:r w:rsidR="00245649" w:rsidRPr="004B4AEC">
        <w:rPr>
          <w:sz w:val="22"/>
          <w:szCs w:val="22"/>
        </w:rPr>
        <w:t xml:space="preserve">économiquement </w:t>
      </w:r>
      <w:r w:rsidR="00750839" w:rsidRPr="004B4AEC">
        <w:rPr>
          <w:sz w:val="22"/>
          <w:szCs w:val="22"/>
        </w:rPr>
        <w:t>la plus avantageuse pour l'administration et sera donc classée première et ainsi de suite.</w:t>
      </w:r>
    </w:p>
    <w:p w14:paraId="22E3EAB4" w14:textId="77777777" w:rsidR="00817474" w:rsidRPr="004B4AEC" w:rsidRDefault="00817474">
      <w:pPr>
        <w:rPr>
          <w:sz w:val="22"/>
          <w:szCs w:val="22"/>
        </w:rPr>
      </w:pPr>
    </w:p>
    <w:p w14:paraId="0FAC44D5" w14:textId="7DD4E38E" w:rsidR="00750839" w:rsidRPr="004B4AEC" w:rsidRDefault="00750839">
      <w:pPr>
        <w:rPr>
          <w:sz w:val="22"/>
          <w:szCs w:val="22"/>
        </w:rPr>
      </w:pPr>
      <w:r w:rsidRPr="004B4AEC">
        <w:rPr>
          <w:sz w:val="22"/>
          <w:szCs w:val="22"/>
        </w:rPr>
        <w:t>Si plusieurs soumissionnaires obtienn</w:t>
      </w:r>
      <w:r w:rsidR="004C5E9E" w:rsidRPr="004B4AEC">
        <w:rPr>
          <w:sz w:val="22"/>
          <w:szCs w:val="22"/>
        </w:rPr>
        <w:t xml:space="preserve">ent la même note globale, </w:t>
      </w:r>
      <w:r w:rsidRPr="004B4AEC">
        <w:rPr>
          <w:sz w:val="22"/>
          <w:szCs w:val="22"/>
        </w:rPr>
        <w:t>la note</w:t>
      </w:r>
      <w:r w:rsidR="004C5E9E" w:rsidRPr="004B4AEC">
        <w:rPr>
          <w:sz w:val="22"/>
          <w:szCs w:val="22"/>
        </w:rPr>
        <w:t xml:space="preserve"> technique NT</w:t>
      </w:r>
      <w:r w:rsidRPr="004B4AEC">
        <w:rPr>
          <w:sz w:val="22"/>
          <w:szCs w:val="22"/>
        </w:rPr>
        <w:t xml:space="preserve"> </w:t>
      </w:r>
      <w:r w:rsidR="005065BF" w:rsidRPr="004B4AEC">
        <w:rPr>
          <w:sz w:val="22"/>
          <w:szCs w:val="22"/>
        </w:rPr>
        <w:t>départage</w:t>
      </w:r>
      <w:r w:rsidRPr="004B4AEC">
        <w:rPr>
          <w:sz w:val="22"/>
          <w:szCs w:val="22"/>
        </w:rPr>
        <w:t xml:space="preserve"> les soumissionnaires concernés.</w:t>
      </w:r>
    </w:p>
    <w:p w14:paraId="6B2AA90F" w14:textId="2DB54F66" w:rsidR="00AC0573" w:rsidRPr="004B4AEC" w:rsidRDefault="00AC0573" w:rsidP="00245649">
      <w:pPr>
        <w:rPr>
          <w:sz w:val="22"/>
          <w:szCs w:val="22"/>
        </w:rPr>
      </w:pPr>
    </w:p>
    <w:commentRangeEnd w:id="108"/>
    <w:p w14:paraId="1FB3C3C3" w14:textId="2BE2411D" w:rsidR="003147EA" w:rsidRPr="004B4AEC" w:rsidRDefault="003147EA" w:rsidP="00245649">
      <w:pPr>
        <w:pBdr>
          <w:bottom w:val="single" w:sz="12" w:space="1" w:color="auto"/>
        </w:pBdr>
        <w:rPr>
          <w:sz w:val="22"/>
          <w:szCs w:val="22"/>
        </w:rPr>
      </w:pPr>
      <w:r w:rsidRPr="004B4AEC">
        <w:rPr>
          <w:rStyle w:val="Marquedecommentaire"/>
          <w:sz w:val="22"/>
          <w:szCs w:val="22"/>
          <w:lang w:eastAsia="fr-FR"/>
        </w:rPr>
        <w:commentReference w:id="108"/>
      </w:r>
    </w:p>
    <w:p w14:paraId="512C2E6C" w14:textId="77777777" w:rsidR="003147EA" w:rsidRPr="004B4AEC" w:rsidRDefault="003147EA" w:rsidP="00245649">
      <w:pPr>
        <w:rPr>
          <w:sz w:val="22"/>
          <w:szCs w:val="22"/>
        </w:rPr>
      </w:pPr>
    </w:p>
    <w:p w14:paraId="4EAC8EB8" w14:textId="27BD04E0" w:rsidR="00FF0E3B" w:rsidRPr="004B4AEC" w:rsidRDefault="00FF0E3B">
      <w:pPr>
        <w:pStyle w:val="Titre1"/>
        <w:numPr>
          <w:ilvl w:val="0"/>
          <w:numId w:val="0"/>
        </w:numPr>
        <w:rPr>
          <w:sz w:val="22"/>
          <w:szCs w:val="22"/>
        </w:rPr>
      </w:pPr>
      <w:bookmarkStart w:id="111" w:name="_Toc131170907"/>
      <w:bookmarkStart w:id="112" w:name="_Toc126923810"/>
      <w:r w:rsidRPr="004B4AEC">
        <w:rPr>
          <w:sz w:val="22"/>
          <w:szCs w:val="22"/>
        </w:rPr>
        <w:t>CHAPITRE 4</w:t>
      </w:r>
      <w:r w:rsidRPr="004B4AEC">
        <w:rPr>
          <w:rFonts w:cs="Calibri"/>
          <w:sz w:val="22"/>
          <w:szCs w:val="22"/>
        </w:rPr>
        <w:t> </w:t>
      </w:r>
      <w:r w:rsidRPr="004B4AEC">
        <w:rPr>
          <w:sz w:val="22"/>
          <w:szCs w:val="22"/>
        </w:rPr>
        <w:t>: ATTRIBUTION</w:t>
      </w:r>
      <w:bookmarkEnd w:id="111"/>
      <w:r w:rsidRPr="004B4AEC">
        <w:rPr>
          <w:sz w:val="22"/>
          <w:szCs w:val="22"/>
        </w:rPr>
        <w:t xml:space="preserve"> </w:t>
      </w:r>
    </w:p>
    <w:bookmarkEnd w:id="112"/>
    <w:p w14:paraId="319850D0" w14:textId="77777777" w:rsidR="007B45BD" w:rsidRPr="004B4AEC" w:rsidRDefault="007B45BD" w:rsidP="007B45BD">
      <w:pPr>
        <w:pStyle w:val="Paragraphedeliste"/>
        <w:numPr>
          <w:ilvl w:val="0"/>
          <w:numId w:val="5"/>
        </w:numPr>
        <w:spacing w:before="240" w:after="240"/>
        <w:rPr>
          <w:b/>
          <w:vanish/>
          <w:sz w:val="22"/>
          <w:szCs w:val="22"/>
        </w:rPr>
      </w:pPr>
    </w:p>
    <w:p w14:paraId="1653C408" w14:textId="77777777" w:rsidR="007B45BD" w:rsidRPr="004B4AEC" w:rsidRDefault="007B45BD" w:rsidP="007B45BD">
      <w:pPr>
        <w:pStyle w:val="Paragraphedeliste"/>
        <w:numPr>
          <w:ilvl w:val="0"/>
          <w:numId w:val="5"/>
        </w:numPr>
        <w:spacing w:before="240" w:after="240"/>
        <w:rPr>
          <w:b/>
          <w:vanish/>
          <w:sz w:val="22"/>
          <w:szCs w:val="22"/>
        </w:rPr>
      </w:pPr>
    </w:p>
    <w:p w14:paraId="1E376B93" w14:textId="77777777" w:rsidR="007B45BD" w:rsidRPr="004B4AEC" w:rsidRDefault="007B45BD" w:rsidP="007B45BD">
      <w:pPr>
        <w:pStyle w:val="Paragraphedeliste"/>
        <w:numPr>
          <w:ilvl w:val="0"/>
          <w:numId w:val="5"/>
        </w:numPr>
        <w:spacing w:before="240" w:after="240"/>
        <w:rPr>
          <w:b/>
          <w:vanish/>
          <w:sz w:val="22"/>
          <w:szCs w:val="22"/>
        </w:rPr>
      </w:pPr>
    </w:p>
    <w:p w14:paraId="6A446B81" w14:textId="26943163" w:rsidR="00750839" w:rsidRPr="004B4AEC" w:rsidRDefault="00750839">
      <w:pPr>
        <w:pStyle w:val="TITRE2"/>
        <w:ind w:left="851"/>
        <w:rPr>
          <w:sz w:val="22"/>
          <w:szCs w:val="22"/>
        </w:rPr>
      </w:pPr>
      <w:r w:rsidRPr="004B4AEC">
        <w:rPr>
          <w:sz w:val="22"/>
          <w:szCs w:val="22"/>
        </w:rPr>
        <w:t xml:space="preserve"> </w:t>
      </w:r>
      <w:bookmarkStart w:id="113" w:name="_Toc126923811"/>
      <w:bookmarkStart w:id="114" w:name="_Toc131170908"/>
      <w:r w:rsidRPr="004B4AEC">
        <w:rPr>
          <w:sz w:val="22"/>
          <w:szCs w:val="22"/>
        </w:rPr>
        <w:t>Documents à fournir</w:t>
      </w:r>
      <w:bookmarkEnd w:id="113"/>
      <w:bookmarkEnd w:id="114"/>
    </w:p>
    <w:p w14:paraId="5DDD1664" w14:textId="5F708A72" w:rsidR="00750839" w:rsidRPr="004B4AEC" w:rsidRDefault="00750839">
      <w:pPr>
        <w:rPr>
          <w:sz w:val="22"/>
          <w:szCs w:val="22"/>
        </w:rPr>
      </w:pPr>
      <w:r w:rsidRPr="004B4AEC">
        <w:rPr>
          <w:sz w:val="22"/>
          <w:szCs w:val="22"/>
        </w:rPr>
        <w:t xml:space="preserve">Par application des dispositions de l’article </w:t>
      </w:r>
      <w:r w:rsidR="00245649" w:rsidRPr="004B4AEC">
        <w:rPr>
          <w:sz w:val="22"/>
          <w:szCs w:val="22"/>
          <w:highlight w:val="yellow"/>
        </w:rPr>
        <w:t>R.</w:t>
      </w:r>
      <w:r w:rsidRPr="004B4AEC">
        <w:rPr>
          <w:sz w:val="22"/>
          <w:szCs w:val="22"/>
          <w:highlight w:val="yellow"/>
        </w:rPr>
        <w:t>1243-13</w:t>
      </w:r>
      <w:r w:rsidRPr="004B4AEC">
        <w:rPr>
          <w:sz w:val="22"/>
          <w:szCs w:val="22"/>
        </w:rPr>
        <w:t xml:space="preserve"> du code de la commande publique, l’attributaire pressenti n’est pas tenu de fournir les documents justificatifs et moyens de preuve à l’acheteur que celui-ci peut obtenir directement par le biais d’un espace de stockage numérique appelé «</w:t>
      </w:r>
      <w:r w:rsidRPr="004B4AEC">
        <w:rPr>
          <w:rFonts w:cs="Calibri"/>
          <w:sz w:val="22"/>
          <w:szCs w:val="22"/>
        </w:rPr>
        <w:t> </w:t>
      </w:r>
      <w:r w:rsidRPr="004B4AEC">
        <w:rPr>
          <w:sz w:val="22"/>
          <w:szCs w:val="22"/>
        </w:rPr>
        <w:t>coffre-fort électronique</w:t>
      </w:r>
      <w:r w:rsidRPr="004B4AEC">
        <w:rPr>
          <w:rFonts w:cs="Calibri"/>
          <w:sz w:val="22"/>
          <w:szCs w:val="22"/>
        </w:rPr>
        <w:t> </w:t>
      </w:r>
      <w:r w:rsidRPr="004B4AEC">
        <w:rPr>
          <w:rFonts w:cs="Marianne"/>
          <w:sz w:val="22"/>
          <w:szCs w:val="22"/>
        </w:rPr>
        <w:t>»</w:t>
      </w:r>
      <w:r w:rsidRPr="004B4AEC">
        <w:rPr>
          <w:sz w:val="22"/>
          <w:szCs w:val="22"/>
        </w:rPr>
        <w:t>. Les op</w:t>
      </w:r>
      <w:r w:rsidRPr="004B4AEC">
        <w:rPr>
          <w:rFonts w:cs="Marianne"/>
          <w:sz w:val="22"/>
          <w:szCs w:val="22"/>
        </w:rPr>
        <w:t>é</w:t>
      </w:r>
      <w:r w:rsidRPr="004B4AEC">
        <w:rPr>
          <w:sz w:val="22"/>
          <w:szCs w:val="22"/>
        </w:rPr>
        <w:t xml:space="preserve">rateurs </w:t>
      </w:r>
      <w:r w:rsidRPr="004B4AEC">
        <w:rPr>
          <w:rFonts w:cs="Marianne"/>
          <w:sz w:val="22"/>
          <w:szCs w:val="22"/>
        </w:rPr>
        <w:t>é</w:t>
      </w:r>
      <w:r w:rsidRPr="004B4AEC">
        <w:rPr>
          <w:sz w:val="22"/>
          <w:szCs w:val="22"/>
        </w:rPr>
        <w:t>conomiques ont acc</w:t>
      </w:r>
      <w:r w:rsidRPr="004B4AEC">
        <w:rPr>
          <w:rFonts w:cs="Marianne"/>
          <w:sz w:val="22"/>
          <w:szCs w:val="22"/>
        </w:rPr>
        <w:t>è</w:t>
      </w:r>
      <w:r w:rsidRPr="004B4AEC">
        <w:rPr>
          <w:sz w:val="22"/>
          <w:szCs w:val="22"/>
        </w:rPr>
        <w:t xml:space="preserve">s librement et gratuitement </w:t>
      </w:r>
      <w:r w:rsidRPr="004B4AEC">
        <w:rPr>
          <w:rFonts w:cs="Marianne"/>
          <w:sz w:val="22"/>
          <w:szCs w:val="22"/>
        </w:rPr>
        <w:t>à</w:t>
      </w:r>
      <w:r w:rsidRPr="004B4AEC">
        <w:rPr>
          <w:sz w:val="22"/>
          <w:szCs w:val="22"/>
        </w:rPr>
        <w:t xml:space="preserve"> ce coffre-fort via la PLACE. </w:t>
      </w:r>
    </w:p>
    <w:p w14:paraId="05B0F511" w14:textId="77777777" w:rsidR="00750839" w:rsidRPr="004B4AEC" w:rsidRDefault="00750839" w:rsidP="00245649">
      <w:pPr>
        <w:rPr>
          <w:sz w:val="22"/>
          <w:szCs w:val="22"/>
        </w:rPr>
      </w:pPr>
    </w:p>
    <w:p w14:paraId="70B62E84" w14:textId="2A2A2D1E" w:rsidR="00750839" w:rsidRPr="004B4AEC" w:rsidRDefault="00750839">
      <w:pPr>
        <w:rPr>
          <w:sz w:val="22"/>
          <w:szCs w:val="22"/>
        </w:rPr>
      </w:pPr>
      <w:r w:rsidRPr="004B4AEC">
        <w:rPr>
          <w:sz w:val="22"/>
          <w:szCs w:val="22"/>
        </w:rPr>
        <w:t xml:space="preserve">En outre, la signature de l’acte d’engagement n’est exigible que du seul attributaire pressenti : si celui-ci (accompagné de cotraitants, le cas échéant) n’a pas signé son offre lors de sa remise initiale, il devra signer - ou </w:t>
      </w:r>
      <w:proofErr w:type="spellStart"/>
      <w:r w:rsidRPr="004B4AEC">
        <w:rPr>
          <w:sz w:val="22"/>
          <w:szCs w:val="22"/>
        </w:rPr>
        <w:t>co-signer</w:t>
      </w:r>
      <w:proofErr w:type="spellEnd"/>
      <w:r w:rsidRPr="004B4AEC">
        <w:rPr>
          <w:sz w:val="22"/>
          <w:szCs w:val="22"/>
        </w:rPr>
        <w:t xml:space="preserve"> avec les membres du gr</w:t>
      </w:r>
      <w:r w:rsidR="00245649" w:rsidRPr="004B4AEC">
        <w:rPr>
          <w:sz w:val="22"/>
          <w:szCs w:val="22"/>
        </w:rPr>
        <w:t>oupement - l’acte d’engagement</w:t>
      </w:r>
      <w:r w:rsidRPr="004B4AEC">
        <w:rPr>
          <w:sz w:val="22"/>
          <w:szCs w:val="22"/>
        </w:rPr>
        <w:t xml:space="preserve"> et faire signer les DC4 aux sous-traitants éventuels avant attribution. Il devra également joindre le/les pouvoirs de la personne physique habilitée (signataire) à engager la société / l’établissement, le cas échéant.</w:t>
      </w:r>
    </w:p>
    <w:p w14:paraId="182377A4" w14:textId="77777777" w:rsidR="00750839" w:rsidRPr="004B4AEC" w:rsidRDefault="00750839" w:rsidP="00245649">
      <w:pPr>
        <w:rPr>
          <w:sz w:val="22"/>
          <w:szCs w:val="22"/>
        </w:rPr>
      </w:pPr>
    </w:p>
    <w:p w14:paraId="23B18175" w14:textId="355D56B8" w:rsidR="00750839" w:rsidRPr="004B4AEC" w:rsidRDefault="00750839">
      <w:pPr>
        <w:rPr>
          <w:sz w:val="22"/>
          <w:szCs w:val="22"/>
        </w:rPr>
      </w:pPr>
      <w:r w:rsidRPr="004B4AEC">
        <w:rPr>
          <w:sz w:val="22"/>
          <w:szCs w:val="22"/>
        </w:rPr>
        <w:t>Si ces documents (mentionnés aux articles 5 et 6 du RC) ne sont pas joints dans la réponse initiale, l’acheteur adressera une demande via la PLACE. L’attributaire devra transmettre les documents requis dans un délai de 5</w:t>
      </w:r>
      <w:r w:rsidRPr="004B4AEC">
        <w:rPr>
          <w:b/>
          <w:bCs/>
          <w:sz w:val="22"/>
          <w:szCs w:val="22"/>
        </w:rPr>
        <w:t xml:space="preserve"> </w:t>
      </w:r>
      <w:r w:rsidRPr="004B4AEC">
        <w:rPr>
          <w:sz w:val="22"/>
          <w:szCs w:val="22"/>
        </w:rPr>
        <w:t xml:space="preserve">jours à compter de la date d’envoi de la demande. </w:t>
      </w:r>
    </w:p>
    <w:p w14:paraId="6BC025CA" w14:textId="77777777" w:rsidR="00750839" w:rsidRPr="004B4AEC" w:rsidRDefault="00750839" w:rsidP="00245649">
      <w:pPr>
        <w:rPr>
          <w:sz w:val="22"/>
          <w:szCs w:val="22"/>
        </w:rPr>
      </w:pPr>
    </w:p>
    <w:p w14:paraId="4576B0BE" w14:textId="71CD154C" w:rsidR="00750839" w:rsidRPr="004B4AEC" w:rsidRDefault="00750839" w:rsidP="00245649">
      <w:pPr>
        <w:rPr>
          <w:b/>
          <w:bCs/>
          <w:sz w:val="22"/>
          <w:szCs w:val="22"/>
        </w:rPr>
      </w:pPr>
      <w:r w:rsidRPr="004B4AEC">
        <w:rPr>
          <w:b/>
          <w:bCs/>
          <w:sz w:val="22"/>
          <w:szCs w:val="22"/>
        </w:rPr>
        <w:t xml:space="preserve">ATTENTION ! </w:t>
      </w:r>
      <w:r w:rsidRPr="004B4AEC">
        <w:rPr>
          <w:sz w:val="22"/>
          <w:szCs w:val="22"/>
        </w:rPr>
        <w:t>Les délais octroyés n’ont</w:t>
      </w:r>
      <w:r w:rsidR="00245649" w:rsidRPr="004B4AEC">
        <w:rPr>
          <w:sz w:val="22"/>
          <w:szCs w:val="22"/>
        </w:rPr>
        <w:t xml:space="preserve"> </w:t>
      </w:r>
      <w:r w:rsidR="0061018D" w:rsidRPr="004B4AEC">
        <w:rPr>
          <w:sz w:val="22"/>
          <w:szCs w:val="22"/>
        </w:rPr>
        <w:t xml:space="preserve">pas pour effet de permettre aux </w:t>
      </w:r>
      <w:r w:rsidR="00245649" w:rsidRPr="004B4AEC">
        <w:rPr>
          <w:sz w:val="22"/>
          <w:szCs w:val="22"/>
        </w:rPr>
        <w:t>attributaire</w:t>
      </w:r>
      <w:r w:rsidR="0061018D" w:rsidRPr="004B4AEC">
        <w:rPr>
          <w:sz w:val="22"/>
          <w:szCs w:val="22"/>
        </w:rPr>
        <w:t>s</w:t>
      </w:r>
      <w:r w:rsidR="00245649" w:rsidRPr="004B4AEC">
        <w:rPr>
          <w:sz w:val="22"/>
          <w:szCs w:val="22"/>
        </w:rPr>
        <w:t xml:space="preserve"> pressenti</w:t>
      </w:r>
      <w:r w:rsidR="0061018D" w:rsidRPr="004B4AEC">
        <w:rPr>
          <w:sz w:val="22"/>
          <w:szCs w:val="22"/>
        </w:rPr>
        <w:t>s</w:t>
      </w:r>
      <w:r w:rsidRPr="004B4AEC">
        <w:rPr>
          <w:sz w:val="22"/>
          <w:szCs w:val="22"/>
        </w:rPr>
        <w:t xml:space="preserve"> d’effectuer les démarches administratives de régularisation auprès des administrations et organismes compétents.</w:t>
      </w:r>
    </w:p>
    <w:p w14:paraId="75673453" w14:textId="77777777" w:rsidR="00750839" w:rsidRPr="004B4AEC" w:rsidRDefault="00750839" w:rsidP="00750839">
      <w:pPr>
        <w:tabs>
          <w:tab w:val="left" w:pos="2835"/>
        </w:tabs>
        <w:ind w:right="566"/>
        <w:rPr>
          <w:b/>
          <w:bCs/>
          <w:sz w:val="22"/>
          <w:szCs w:val="22"/>
        </w:rPr>
      </w:pPr>
    </w:p>
    <w:p w14:paraId="134F430D" w14:textId="2097D33E" w:rsidR="00750839" w:rsidRPr="004B4AEC" w:rsidRDefault="00750839">
      <w:pPr>
        <w:rPr>
          <w:sz w:val="22"/>
          <w:szCs w:val="22"/>
        </w:rPr>
      </w:pPr>
      <w:r w:rsidRPr="004B4AEC">
        <w:rPr>
          <w:sz w:val="22"/>
          <w:szCs w:val="22"/>
        </w:rPr>
        <w:t xml:space="preserve">A défaut de transmission des documents dans le délai prescrit par l’acheteur, celui-ci pourra déclarer irrégulière l’offre au titre de l’article R.2152-1 et R.2152-2 du code de la commande </w:t>
      </w:r>
      <w:r w:rsidR="004C5E9E" w:rsidRPr="004B4AEC">
        <w:rPr>
          <w:sz w:val="22"/>
          <w:szCs w:val="22"/>
        </w:rPr>
        <w:t>publique. Par</w:t>
      </w:r>
      <w:r w:rsidR="00245649" w:rsidRPr="004B4AEC">
        <w:rPr>
          <w:sz w:val="22"/>
          <w:szCs w:val="22"/>
        </w:rPr>
        <w:t xml:space="preserve"> conséquence, le soumissionnaire</w:t>
      </w:r>
      <w:r w:rsidRPr="004B4AEC">
        <w:rPr>
          <w:sz w:val="22"/>
          <w:szCs w:val="22"/>
        </w:rPr>
        <w:t xml:space="preserve"> dont l’offre a été classée immédiatement après la sienne est alors sollicité pour produire à son tour les pièces nécessaires. Le cas échéant, cette procédure est renouvelée jusqu’à épuisement des offres classées.</w:t>
      </w:r>
    </w:p>
    <w:p w14:paraId="62CBF69A" w14:textId="77777777" w:rsidR="00750839" w:rsidRPr="004B4AEC" w:rsidRDefault="00750839">
      <w:pPr>
        <w:pStyle w:val="TITRE2"/>
        <w:ind w:left="851"/>
        <w:rPr>
          <w:sz w:val="22"/>
          <w:szCs w:val="22"/>
        </w:rPr>
      </w:pPr>
      <w:r w:rsidRPr="004B4AEC">
        <w:rPr>
          <w:sz w:val="22"/>
          <w:szCs w:val="22"/>
        </w:rPr>
        <w:t xml:space="preserve"> </w:t>
      </w:r>
      <w:bookmarkStart w:id="115" w:name="_Toc126923812"/>
      <w:bookmarkStart w:id="116" w:name="_Toc131170909"/>
      <w:r w:rsidRPr="004B4AEC">
        <w:rPr>
          <w:sz w:val="22"/>
          <w:szCs w:val="22"/>
        </w:rPr>
        <w:t>Signature et notification de l’accord-cadre</w:t>
      </w:r>
      <w:bookmarkEnd w:id="115"/>
      <w:bookmarkEnd w:id="116"/>
    </w:p>
    <w:p w14:paraId="45C06A94" w14:textId="77777777" w:rsidR="00750839" w:rsidRPr="004B4AEC" w:rsidRDefault="00750839">
      <w:pPr>
        <w:rPr>
          <w:sz w:val="22"/>
          <w:szCs w:val="22"/>
          <w:lang w:eastAsia="en-US"/>
        </w:rPr>
      </w:pPr>
      <w:r w:rsidRPr="004B4AEC">
        <w:rPr>
          <w:sz w:val="22"/>
          <w:szCs w:val="22"/>
          <w:lang w:eastAsia="en-US"/>
        </w:rPr>
        <w:t xml:space="preserve">Le marché peut être définitivement attribué une fois ces formalités préalables remplies. </w:t>
      </w:r>
    </w:p>
    <w:p w14:paraId="01C59A8B" w14:textId="77777777" w:rsidR="00750839" w:rsidRPr="004B4AEC" w:rsidRDefault="00750839">
      <w:pPr>
        <w:rPr>
          <w:sz w:val="22"/>
          <w:szCs w:val="22"/>
          <w:lang w:eastAsia="en-US"/>
        </w:rPr>
      </w:pPr>
      <w:r w:rsidRPr="004B4AEC">
        <w:rPr>
          <w:sz w:val="22"/>
          <w:szCs w:val="22"/>
          <w:lang w:eastAsia="en-US"/>
        </w:rPr>
        <w:t xml:space="preserve">L’acheteur avise alors tous les autres soumissionnaires du rejet de leur offre. </w:t>
      </w:r>
    </w:p>
    <w:p w14:paraId="14C673C1" w14:textId="1407DCCF" w:rsidR="00750839" w:rsidRPr="004B4AEC" w:rsidRDefault="00750839">
      <w:pPr>
        <w:rPr>
          <w:sz w:val="22"/>
          <w:szCs w:val="22"/>
          <w:lang w:eastAsia="en-US"/>
        </w:rPr>
      </w:pPr>
      <w:r w:rsidRPr="004B4AEC">
        <w:rPr>
          <w:sz w:val="22"/>
          <w:szCs w:val="22"/>
          <w:lang w:eastAsia="en-US"/>
        </w:rPr>
        <w:t>Après signature de l’acte d’engagement par</w:t>
      </w:r>
      <w:r w:rsidR="00245649" w:rsidRPr="004B4AEC">
        <w:rPr>
          <w:sz w:val="22"/>
          <w:szCs w:val="22"/>
          <w:lang w:eastAsia="en-US"/>
        </w:rPr>
        <w:t xml:space="preserve"> l’acheteur</w:t>
      </w:r>
      <w:r w:rsidRPr="004B4AEC">
        <w:rPr>
          <w:sz w:val="22"/>
          <w:szCs w:val="22"/>
          <w:lang w:eastAsia="en-US"/>
        </w:rPr>
        <w:t xml:space="preserve">, le marché est notifié aux </w:t>
      </w:r>
      <w:r w:rsidR="00245649" w:rsidRPr="004B4AEC">
        <w:rPr>
          <w:sz w:val="22"/>
          <w:szCs w:val="22"/>
          <w:lang w:eastAsia="en-US"/>
        </w:rPr>
        <w:t>candidats</w:t>
      </w:r>
      <w:r w:rsidRPr="004B4AEC">
        <w:rPr>
          <w:sz w:val="22"/>
          <w:szCs w:val="22"/>
          <w:lang w:eastAsia="en-US"/>
        </w:rPr>
        <w:t xml:space="preserve"> et soumissionnaires évincés, conformément aux dispositions de l’article R.2181-3 et R.2181-4 du code de la commande publique</w:t>
      </w:r>
    </w:p>
    <w:p w14:paraId="1C5381DE" w14:textId="22D75265" w:rsidR="00750839" w:rsidRPr="004B4AEC" w:rsidRDefault="00750839">
      <w:pPr>
        <w:rPr>
          <w:sz w:val="22"/>
          <w:szCs w:val="22"/>
          <w:lang w:eastAsia="en-US"/>
        </w:rPr>
      </w:pPr>
      <w:r w:rsidRPr="004B4AEC">
        <w:rPr>
          <w:sz w:val="22"/>
          <w:szCs w:val="22"/>
          <w:lang w:eastAsia="en-US"/>
        </w:rPr>
        <w:t xml:space="preserve">Le titulaire devra s'assurer que la ou les personne(s) habilitée(s) à engager la société dispose(nt) d’un certificat de signature électronique valide, conformément à l’annexe du présent </w:t>
      </w:r>
      <w:r w:rsidR="004C5E9E" w:rsidRPr="004B4AEC">
        <w:rPr>
          <w:sz w:val="22"/>
          <w:szCs w:val="22"/>
          <w:lang w:eastAsia="en-US"/>
        </w:rPr>
        <w:t>document «</w:t>
      </w:r>
      <w:r w:rsidRPr="004B4AEC">
        <w:rPr>
          <w:sz w:val="22"/>
          <w:szCs w:val="22"/>
          <w:lang w:eastAsia="en-US"/>
        </w:rPr>
        <w:t xml:space="preserve"> modalités de signature électronique</w:t>
      </w:r>
      <w:r w:rsidRPr="004B4AEC">
        <w:rPr>
          <w:rFonts w:cs="Calibri"/>
          <w:sz w:val="22"/>
          <w:szCs w:val="22"/>
          <w:lang w:eastAsia="en-US"/>
        </w:rPr>
        <w:t> </w:t>
      </w:r>
      <w:r w:rsidRPr="004B4AEC">
        <w:rPr>
          <w:rFonts w:cs="Marianne"/>
          <w:sz w:val="22"/>
          <w:szCs w:val="22"/>
          <w:lang w:eastAsia="en-US"/>
        </w:rPr>
        <w:t>»</w:t>
      </w:r>
      <w:r w:rsidRPr="004B4AEC">
        <w:rPr>
          <w:sz w:val="22"/>
          <w:szCs w:val="22"/>
          <w:lang w:eastAsia="en-US"/>
        </w:rPr>
        <w:t>, de fa</w:t>
      </w:r>
      <w:r w:rsidRPr="004B4AEC">
        <w:rPr>
          <w:rFonts w:cs="Marianne"/>
          <w:sz w:val="22"/>
          <w:szCs w:val="22"/>
          <w:lang w:eastAsia="en-US"/>
        </w:rPr>
        <w:t>ç</w:t>
      </w:r>
      <w:r w:rsidRPr="004B4AEC">
        <w:rPr>
          <w:sz w:val="22"/>
          <w:szCs w:val="22"/>
          <w:lang w:eastAsia="en-US"/>
        </w:rPr>
        <w:t xml:space="preserve">on </w:t>
      </w:r>
      <w:r w:rsidRPr="004B4AEC">
        <w:rPr>
          <w:rFonts w:cs="Marianne"/>
          <w:sz w:val="22"/>
          <w:szCs w:val="22"/>
          <w:lang w:eastAsia="en-US"/>
        </w:rPr>
        <w:t>à</w:t>
      </w:r>
      <w:r w:rsidRPr="004B4AEC">
        <w:rPr>
          <w:sz w:val="22"/>
          <w:szCs w:val="22"/>
          <w:lang w:eastAsia="en-US"/>
        </w:rPr>
        <w:t xml:space="preserve"> pouvoir signer les actes modificatifs (actes de sous-traitances, modifications du marché, décisions...) qui interviendraient en cours d’exécution du marché.</w:t>
      </w:r>
    </w:p>
    <w:p w14:paraId="4AA9E875" w14:textId="77777777" w:rsidR="00750839" w:rsidRPr="004B4AEC" w:rsidRDefault="00750839" w:rsidP="00245649">
      <w:pPr>
        <w:rPr>
          <w:sz w:val="22"/>
          <w:szCs w:val="22"/>
        </w:rPr>
      </w:pPr>
    </w:p>
    <w:p w14:paraId="73479CEE" w14:textId="02D3AC75" w:rsidR="00750839" w:rsidRPr="004B4AEC" w:rsidRDefault="00750839">
      <w:pPr>
        <w:rPr>
          <w:sz w:val="22"/>
          <w:szCs w:val="22"/>
        </w:rPr>
      </w:pPr>
      <w:r w:rsidRPr="004B4AEC">
        <w:rPr>
          <w:b/>
          <w:bCs/>
          <w:sz w:val="22"/>
          <w:szCs w:val="22"/>
        </w:rPr>
        <w:t xml:space="preserve">NOTA </w:t>
      </w:r>
      <w:r w:rsidRPr="004B4AEC">
        <w:rPr>
          <w:sz w:val="22"/>
          <w:szCs w:val="22"/>
        </w:rPr>
        <w:t xml:space="preserve">: L'acheteur n'impose pas la signature </w:t>
      </w:r>
      <w:r w:rsidR="004C5E9E" w:rsidRPr="004B4AEC">
        <w:rPr>
          <w:sz w:val="22"/>
          <w:szCs w:val="22"/>
        </w:rPr>
        <w:t>électronique</w:t>
      </w:r>
      <w:r w:rsidRPr="004B4AEC">
        <w:rPr>
          <w:sz w:val="22"/>
          <w:szCs w:val="22"/>
        </w:rPr>
        <w:t xml:space="preserve"> au moment du dépôt mais cette signature</w:t>
      </w:r>
    </w:p>
    <w:p w14:paraId="162F9B89" w14:textId="7BC0CEC4" w:rsidR="00750839" w:rsidRPr="004B4AEC" w:rsidRDefault="00750839">
      <w:pPr>
        <w:rPr>
          <w:sz w:val="22"/>
          <w:szCs w:val="22"/>
        </w:rPr>
      </w:pPr>
      <w:proofErr w:type="gramStart"/>
      <w:r w:rsidRPr="004B4AEC">
        <w:rPr>
          <w:sz w:val="22"/>
          <w:szCs w:val="22"/>
        </w:rPr>
        <w:t>sera</w:t>
      </w:r>
      <w:proofErr w:type="gramEnd"/>
      <w:r w:rsidRPr="004B4AEC">
        <w:rPr>
          <w:sz w:val="22"/>
          <w:szCs w:val="22"/>
        </w:rPr>
        <w:t xml:space="preserve"> nécessaire au moment de l'attribution </w:t>
      </w:r>
      <w:r w:rsidR="006C24CA" w:rsidRPr="004B4AEC">
        <w:rPr>
          <w:sz w:val="22"/>
          <w:szCs w:val="22"/>
        </w:rPr>
        <w:t>de l’</w:t>
      </w:r>
      <w:r w:rsidRPr="004B4AEC">
        <w:rPr>
          <w:sz w:val="22"/>
          <w:szCs w:val="22"/>
        </w:rPr>
        <w:t xml:space="preserve">accord-cadre. En revanche, si le candidat est déjà en possession d'un certificat électronique valide, il pourra signer électroniquement </w:t>
      </w:r>
      <w:r w:rsidR="006C24CA" w:rsidRPr="004B4AEC">
        <w:rPr>
          <w:sz w:val="22"/>
          <w:szCs w:val="22"/>
        </w:rPr>
        <w:t xml:space="preserve">son offre </w:t>
      </w:r>
      <w:r w:rsidRPr="004B4AEC">
        <w:rPr>
          <w:sz w:val="22"/>
          <w:szCs w:val="22"/>
        </w:rPr>
        <w:t>dès le dépôt de</w:t>
      </w:r>
      <w:ins w:id="117" w:author="BEN GHARBIA Sonia ASC NIV 2 OP" w:date="2023-05-11T14:44:00Z">
        <w:r w:rsidR="008C7222" w:rsidRPr="004B4AEC">
          <w:rPr>
            <w:sz w:val="22"/>
            <w:szCs w:val="22"/>
          </w:rPr>
          <w:t xml:space="preserve"> </w:t>
        </w:r>
      </w:ins>
      <w:r w:rsidR="006C24CA" w:rsidRPr="004B4AEC">
        <w:rPr>
          <w:sz w:val="22"/>
          <w:szCs w:val="22"/>
        </w:rPr>
        <w:t>son pli</w:t>
      </w:r>
      <w:r w:rsidRPr="004B4AEC">
        <w:rPr>
          <w:sz w:val="22"/>
          <w:szCs w:val="22"/>
        </w:rPr>
        <w:t>.</w:t>
      </w:r>
    </w:p>
    <w:p w14:paraId="1042A733" w14:textId="0FEC062F" w:rsidR="00750839" w:rsidRPr="004B4AEC" w:rsidRDefault="004F782D" w:rsidP="004F782D">
      <w:pPr>
        <w:pStyle w:val="Titre1"/>
        <w:numPr>
          <w:ilvl w:val="0"/>
          <w:numId w:val="0"/>
        </w:numPr>
        <w:rPr>
          <w:sz w:val="22"/>
          <w:szCs w:val="22"/>
        </w:rPr>
      </w:pPr>
      <w:bookmarkStart w:id="118" w:name="_Toc126923815"/>
      <w:bookmarkStart w:id="119" w:name="_Toc131170910"/>
      <w:r w:rsidRPr="004B4AEC">
        <w:rPr>
          <w:sz w:val="22"/>
          <w:szCs w:val="22"/>
        </w:rPr>
        <w:t>CHAPITRE 5</w:t>
      </w:r>
      <w:r w:rsidRPr="004B4AEC">
        <w:rPr>
          <w:rFonts w:cs="Calibri"/>
          <w:sz w:val="22"/>
          <w:szCs w:val="22"/>
        </w:rPr>
        <w:t> </w:t>
      </w:r>
      <w:r w:rsidRPr="004B4AEC">
        <w:rPr>
          <w:sz w:val="22"/>
          <w:szCs w:val="22"/>
        </w:rPr>
        <w:t>: DISPOSITIONS PARTICULIERES AUX RECOURS</w:t>
      </w:r>
      <w:bookmarkEnd w:id="118"/>
      <w:bookmarkEnd w:id="119"/>
    </w:p>
    <w:p w14:paraId="26F3B6B7" w14:textId="77777777" w:rsidR="00594792" w:rsidRPr="004B4AEC" w:rsidRDefault="00594792" w:rsidP="00594792">
      <w:pPr>
        <w:pStyle w:val="Paragraphedeliste"/>
        <w:numPr>
          <w:ilvl w:val="0"/>
          <w:numId w:val="5"/>
        </w:numPr>
        <w:spacing w:before="240" w:after="240"/>
        <w:rPr>
          <w:b/>
          <w:vanish/>
          <w:sz w:val="22"/>
          <w:szCs w:val="22"/>
        </w:rPr>
      </w:pPr>
      <w:bookmarkStart w:id="120" w:name="_Toc126923816"/>
    </w:p>
    <w:p w14:paraId="27995361" w14:textId="0ACE49D9" w:rsidR="00750839" w:rsidRPr="004B4AEC" w:rsidRDefault="00750839">
      <w:pPr>
        <w:pStyle w:val="TITRE2"/>
        <w:ind w:left="851"/>
        <w:rPr>
          <w:sz w:val="22"/>
          <w:szCs w:val="22"/>
        </w:rPr>
      </w:pPr>
      <w:bookmarkStart w:id="121" w:name="_Toc131170911"/>
      <w:r w:rsidRPr="004B4AEC">
        <w:rPr>
          <w:sz w:val="22"/>
          <w:szCs w:val="22"/>
        </w:rPr>
        <w:t>Juridiction chargée des procédures de recours</w:t>
      </w:r>
      <w:bookmarkEnd w:id="120"/>
      <w:bookmarkEnd w:id="121"/>
      <w:r w:rsidRPr="004B4AEC">
        <w:rPr>
          <w:sz w:val="22"/>
          <w:szCs w:val="22"/>
        </w:rPr>
        <w:t xml:space="preserve"> </w:t>
      </w:r>
    </w:p>
    <w:p w14:paraId="4020898E" w14:textId="77777777" w:rsidR="00750839" w:rsidRPr="004B4AEC" w:rsidRDefault="00750839">
      <w:pPr>
        <w:rPr>
          <w:sz w:val="22"/>
          <w:szCs w:val="22"/>
        </w:rPr>
      </w:pPr>
      <w:r w:rsidRPr="004B4AEC">
        <w:rPr>
          <w:sz w:val="22"/>
          <w:szCs w:val="22"/>
        </w:rPr>
        <w:t>Le tribunal administratif de Versailles est seul compétent pour connaître des litiges nés de ce contrat et de sa procédure de passation. Ces derniers peuvent faire l’objet de recours dans les délais et conditions fixés par le code de justice administrative.</w:t>
      </w:r>
    </w:p>
    <w:p w14:paraId="3B49D3D8" w14:textId="77777777" w:rsidR="00750839" w:rsidRPr="004B4AEC" w:rsidRDefault="00750839" w:rsidP="00245649">
      <w:pPr>
        <w:rPr>
          <w:sz w:val="22"/>
          <w:szCs w:val="22"/>
        </w:rPr>
      </w:pPr>
    </w:p>
    <w:p w14:paraId="1A50D558" w14:textId="77777777" w:rsidR="00750839" w:rsidRPr="004B4AEC" w:rsidRDefault="00750839">
      <w:pPr>
        <w:rPr>
          <w:sz w:val="22"/>
          <w:szCs w:val="22"/>
        </w:rPr>
      </w:pPr>
      <w:r w:rsidRPr="004B4AEC">
        <w:rPr>
          <w:sz w:val="22"/>
          <w:szCs w:val="22"/>
        </w:rPr>
        <w:t>Le service auprès duquel des renseignements peuvent être obtenus concernant l’introduction des recours est le greffe du tribunal administratif de Versailles</w:t>
      </w:r>
      <w:r w:rsidRPr="004B4AEC">
        <w:rPr>
          <w:rFonts w:cs="Calibri"/>
          <w:sz w:val="22"/>
          <w:szCs w:val="22"/>
        </w:rPr>
        <w:t> </w:t>
      </w:r>
      <w:r w:rsidRPr="004B4AEC">
        <w:rPr>
          <w:sz w:val="22"/>
          <w:szCs w:val="22"/>
        </w:rPr>
        <w:t>:</w:t>
      </w:r>
    </w:p>
    <w:p w14:paraId="0BBAAC43" w14:textId="77777777" w:rsidR="00F13772" w:rsidRPr="004B4AEC" w:rsidRDefault="00F13772" w:rsidP="00245649">
      <w:pPr>
        <w:jc w:val="center"/>
        <w:rPr>
          <w:sz w:val="22"/>
          <w:szCs w:val="22"/>
        </w:rPr>
      </w:pPr>
    </w:p>
    <w:p w14:paraId="108D3172" w14:textId="779434CE" w:rsidR="00750839" w:rsidRPr="004B4AEC" w:rsidRDefault="00750839">
      <w:pPr>
        <w:jc w:val="center"/>
        <w:rPr>
          <w:sz w:val="22"/>
          <w:szCs w:val="22"/>
        </w:rPr>
      </w:pPr>
      <w:r w:rsidRPr="004B4AEC">
        <w:rPr>
          <w:sz w:val="22"/>
          <w:szCs w:val="22"/>
        </w:rPr>
        <w:t>Tribunal administratif de Versailles</w:t>
      </w:r>
    </w:p>
    <w:p w14:paraId="13AEA52E" w14:textId="489E5742" w:rsidR="00750839" w:rsidRPr="004B4AEC" w:rsidRDefault="00750839">
      <w:pPr>
        <w:jc w:val="center"/>
        <w:rPr>
          <w:sz w:val="22"/>
          <w:szCs w:val="22"/>
        </w:rPr>
      </w:pPr>
      <w:r w:rsidRPr="004B4AEC">
        <w:rPr>
          <w:sz w:val="22"/>
          <w:szCs w:val="22"/>
        </w:rPr>
        <w:t>56, avenue de Saint-Cloud</w:t>
      </w:r>
    </w:p>
    <w:p w14:paraId="2E03831E" w14:textId="77777777" w:rsidR="00750839" w:rsidRPr="004B4AEC" w:rsidRDefault="00750839">
      <w:pPr>
        <w:jc w:val="center"/>
        <w:rPr>
          <w:sz w:val="22"/>
          <w:szCs w:val="22"/>
        </w:rPr>
      </w:pPr>
      <w:r w:rsidRPr="004B4AEC">
        <w:rPr>
          <w:sz w:val="22"/>
          <w:szCs w:val="22"/>
        </w:rPr>
        <w:t>78 000 – Versailles</w:t>
      </w:r>
    </w:p>
    <w:p w14:paraId="796C326A" w14:textId="22D20A43" w:rsidR="00750839" w:rsidRPr="004B4AEC" w:rsidRDefault="00750839">
      <w:pPr>
        <w:jc w:val="center"/>
        <w:rPr>
          <w:sz w:val="22"/>
          <w:szCs w:val="22"/>
        </w:rPr>
      </w:pPr>
      <w:r w:rsidRPr="004B4AEC">
        <w:rPr>
          <w:sz w:val="22"/>
          <w:szCs w:val="22"/>
        </w:rPr>
        <w:t>Courriel</w:t>
      </w:r>
      <w:r w:rsidRPr="004B4AEC">
        <w:rPr>
          <w:rFonts w:cs="Calibri"/>
          <w:sz w:val="22"/>
          <w:szCs w:val="22"/>
        </w:rPr>
        <w:t> </w:t>
      </w:r>
      <w:r w:rsidRPr="004B4AEC">
        <w:rPr>
          <w:sz w:val="22"/>
          <w:szCs w:val="22"/>
        </w:rPr>
        <w:t xml:space="preserve">: </w:t>
      </w:r>
      <w:hyperlink r:id="rId27" w:history="1">
        <w:r w:rsidRPr="004B4AEC">
          <w:rPr>
            <w:color w:val="0000FF"/>
            <w:sz w:val="22"/>
            <w:szCs w:val="22"/>
            <w:u w:val="single"/>
          </w:rPr>
          <w:t>ta-versailles@juradm.fr</w:t>
        </w:r>
      </w:hyperlink>
    </w:p>
    <w:p w14:paraId="42857A12" w14:textId="34A2C799" w:rsidR="00750839" w:rsidRPr="004B4AEC" w:rsidRDefault="00750839">
      <w:pPr>
        <w:jc w:val="center"/>
        <w:rPr>
          <w:sz w:val="22"/>
          <w:szCs w:val="22"/>
        </w:rPr>
      </w:pPr>
      <w:r w:rsidRPr="004B4AEC">
        <w:rPr>
          <w:sz w:val="22"/>
          <w:szCs w:val="22"/>
        </w:rPr>
        <w:t>Tél</w:t>
      </w:r>
      <w:r w:rsidRPr="004B4AEC">
        <w:rPr>
          <w:rFonts w:cs="Calibri"/>
          <w:sz w:val="22"/>
          <w:szCs w:val="22"/>
        </w:rPr>
        <w:t> </w:t>
      </w:r>
      <w:r w:rsidRPr="004B4AEC">
        <w:rPr>
          <w:sz w:val="22"/>
          <w:szCs w:val="22"/>
        </w:rPr>
        <w:t>: 01 39 20 54 00. Fax</w:t>
      </w:r>
      <w:r w:rsidRPr="004B4AEC">
        <w:rPr>
          <w:rFonts w:cs="Calibri"/>
          <w:sz w:val="22"/>
          <w:szCs w:val="22"/>
        </w:rPr>
        <w:t> </w:t>
      </w:r>
      <w:r w:rsidRPr="004B4AEC">
        <w:rPr>
          <w:sz w:val="22"/>
          <w:szCs w:val="22"/>
        </w:rPr>
        <w:t>: 01 30 21 11 19</w:t>
      </w:r>
    </w:p>
    <w:p w14:paraId="1AF12E4A" w14:textId="1D0FFD82" w:rsidR="00682273" w:rsidRPr="004B4AEC" w:rsidRDefault="00682273" w:rsidP="00245649">
      <w:pPr>
        <w:jc w:val="center"/>
        <w:rPr>
          <w:sz w:val="22"/>
          <w:szCs w:val="22"/>
        </w:rPr>
      </w:pPr>
    </w:p>
    <w:p w14:paraId="456C60EC" w14:textId="77777777" w:rsidR="00492D1C" w:rsidRPr="004B4AEC" w:rsidRDefault="00492D1C" w:rsidP="00245649">
      <w:pPr>
        <w:jc w:val="center"/>
        <w:rPr>
          <w:sz w:val="22"/>
          <w:szCs w:val="22"/>
        </w:rPr>
      </w:pPr>
    </w:p>
    <w:p w14:paraId="0C480B51" w14:textId="568E2052" w:rsidR="00750839" w:rsidRPr="004B4AEC" w:rsidRDefault="00750839">
      <w:pPr>
        <w:pStyle w:val="TITRE2"/>
        <w:ind w:left="851"/>
        <w:rPr>
          <w:sz w:val="22"/>
          <w:szCs w:val="22"/>
        </w:rPr>
      </w:pPr>
      <w:r w:rsidRPr="004B4AEC">
        <w:rPr>
          <w:sz w:val="22"/>
          <w:szCs w:val="22"/>
        </w:rPr>
        <w:t xml:space="preserve"> </w:t>
      </w:r>
      <w:bookmarkStart w:id="122" w:name="_Toc126923817"/>
      <w:bookmarkStart w:id="123" w:name="_Toc131170912"/>
      <w:r w:rsidR="00594792" w:rsidRPr="004B4AEC">
        <w:rPr>
          <w:sz w:val="22"/>
          <w:szCs w:val="22"/>
        </w:rPr>
        <w:t xml:space="preserve">Voies </w:t>
      </w:r>
      <w:r w:rsidRPr="004B4AEC">
        <w:rPr>
          <w:sz w:val="22"/>
          <w:szCs w:val="22"/>
        </w:rPr>
        <w:t>de recours</w:t>
      </w:r>
      <w:bookmarkEnd w:id="122"/>
      <w:bookmarkEnd w:id="123"/>
    </w:p>
    <w:p w14:paraId="42E6D7C6" w14:textId="77777777" w:rsidR="00750839" w:rsidRPr="004B4AEC" w:rsidRDefault="00750839" w:rsidP="0067508A">
      <w:pPr>
        <w:pStyle w:val="Paragraphedeliste"/>
        <w:numPr>
          <w:ilvl w:val="0"/>
          <w:numId w:val="10"/>
        </w:numPr>
        <w:rPr>
          <w:sz w:val="22"/>
          <w:szCs w:val="22"/>
        </w:rPr>
      </w:pPr>
      <w:proofErr w:type="gramStart"/>
      <w:r w:rsidRPr="004B4AEC">
        <w:rPr>
          <w:sz w:val="22"/>
          <w:szCs w:val="22"/>
        </w:rPr>
        <w:t>un</w:t>
      </w:r>
      <w:proofErr w:type="gramEnd"/>
      <w:r w:rsidRPr="004B4AEC">
        <w:rPr>
          <w:sz w:val="22"/>
          <w:szCs w:val="22"/>
        </w:rPr>
        <w:t xml:space="preserve"> </w:t>
      </w:r>
      <w:r w:rsidRPr="004B4AEC">
        <w:rPr>
          <w:b/>
          <w:bCs/>
          <w:sz w:val="22"/>
          <w:szCs w:val="22"/>
        </w:rPr>
        <w:t>recours en référé précontractuel</w:t>
      </w:r>
      <w:r w:rsidRPr="004B4AEC">
        <w:rPr>
          <w:sz w:val="22"/>
          <w:szCs w:val="22"/>
        </w:rPr>
        <w:t xml:space="preserve"> (article L.551-1 du Code de la Justice Administrative –CJA), le juge administratif devant être saisi avant la conclusion du contrat</w:t>
      </w:r>
      <w:r w:rsidRPr="004B4AEC">
        <w:rPr>
          <w:rFonts w:cs="Calibri"/>
          <w:sz w:val="22"/>
          <w:szCs w:val="22"/>
        </w:rPr>
        <w:t> </w:t>
      </w:r>
      <w:r w:rsidRPr="004B4AEC">
        <w:rPr>
          <w:sz w:val="22"/>
          <w:szCs w:val="22"/>
        </w:rPr>
        <w:t>;</w:t>
      </w:r>
    </w:p>
    <w:p w14:paraId="2CF0AD5C" w14:textId="77777777" w:rsidR="00750839" w:rsidRPr="004B4AEC" w:rsidRDefault="00750839" w:rsidP="00245649">
      <w:pPr>
        <w:rPr>
          <w:sz w:val="22"/>
          <w:szCs w:val="22"/>
        </w:rPr>
      </w:pPr>
    </w:p>
    <w:p w14:paraId="28376183" w14:textId="77777777" w:rsidR="00750839" w:rsidRPr="004B4AEC" w:rsidRDefault="00750839" w:rsidP="0067508A">
      <w:pPr>
        <w:pStyle w:val="Paragraphedeliste"/>
        <w:numPr>
          <w:ilvl w:val="0"/>
          <w:numId w:val="10"/>
        </w:numPr>
        <w:rPr>
          <w:sz w:val="22"/>
          <w:szCs w:val="22"/>
        </w:rPr>
      </w:pPr>
      <w:proofErr w:type="gramStart"/>
      <w:r w:rsidRPr="004B4AEC">
        <w:rPr>
          <w:sz w:val="22"/>
          <w:szCs w:val="22"/>
        </w:rPr>
        <w:t>un</w:t>
      </w:r>
      <w:proofErr w:type="gramEnd"/>
      <w:r w:rsidRPr="004B4AEC">
        <w:rPr>
          <w:sz w:val="22"/>
          <w:szCs w:val="22"/>
        </w:rPr>
        <w:t xml:space="preserve"> </w:t>
      </w:r>
      <w:r w:rsidRPr="004B4AEC">
        <w:rPr>
          <w:b/>
          <w:bCs/>
          <w:sz w:val="22"/>
          <w:szCs w:val="22"/>
        </w:rPr>
        <w:t>référé contractuel</w:t>
      </w:r>
      <w:r w:rsidRPr="004B4AEC">
        <w:rPr>
          <w:sz w:val="22"/>
          <w:szCs w:val="22"/>
        </w:rPr>
        <w:t xml:space="preserve"> article L.551-13 du CJA) dans un délai de 31 jours à compter de la publication de l'avis d'attribution (ou, à défaut d'un tel avis, dans un délai de 6 mois à compter de la conclusion du contrat)</w:t>
      </w:r>
      <w:r w:rsidRPr="004B4AEC">
        <w:rPr>
          <w:rFonts w:cs="Calibri"/>
          <w:sz w:val="22"/>
          <w:szCs w:val="22"/>
        </w:rPr>
        <w:t> </w:t>
      </w:r>
      <w:r w:rsidRPr="004B4AEC">
        <w:rPr>
          <w:sz w:val="22"/>
          <w:szCs w:val="22"/>
        </w:rPr>
        <w:t>;</w:t>
      </w:r>
    </w:p>
    <w:p w14:paraId="6FA4B62E" w14:textId="77777777" w:rsidR="00750839" w:rsidRPr="004B4AEC" w:rsidRDefault="00750839" w:rsidP="00245649">
      <w:pPr>
        <w:rPr>
          <w:sz w:val="22"/>
          <w:szCs w:val="22"/>
        </w:rPr>
      </w:pPr>
    </w:p>
    <w:p w14:paraId="1CEDE984" w14:textId="77777777" w:rsidR="00750839" w:rsidRPr="004B4AEC" w:rsidRDefault="00750839" w:rsidP="0067508A">
      <w:pPr>
        <w:pStyle w:val="Paragraphedeliste"/>
        <w:numPr>
          <w:ilvl w:val="0"/>
          <w:numId w:val="10"/>
        </w:numPr>
        <w:rPr>
          <w:sz w:val="22"/>
          <w:szCs w:val="22"/>
        </w:rPr>
      </w:pPr>
      <w:proofErr w:type="gramStart"/>
      <w:r w:rsidRPr="004B4AEC">
        <w:rPr>
          <w:sz w:val="22"/>
          <w:szCs w:val="22"/>
        </w:rPr>
        <w:t>un</w:t>
      </w:r>
      <w:proofErr w:type="gramEnd"/>
      <w:r w:rsidRPr="004B4AEC">
        <w:rPr>
          <w:sz w:val="22"/>
          <w:szCs w:val="22"/>
        </w:rPr>
        <w:t xml:space="preserve"> </w:t>
      </w:r>
      <w:r w:rsidRPr="004B4AEC">
        <w:rPr>
          <w:b/>
          <w:bCs/>
          <w:sz w:val="22"/>
          <w:szCs w:val="22"/>
        </w:rPr>
        <w:t>recours pour excès de pouvoir</w:t>
      </w:r>
      <w:r w:rsidRPr="004B4AEC">
        <w:rPr>
          <w:sz w:val="22"/>
          <w:szCs w:val="22"/>
        </w:rPr>
        <w:t xml:space="preserve"> contre un acte détachable du contrat (article R.421-1 et suivants du CJA) dans un délai de deux mois à compter de la publication ou de la notification de la décision attaquée</w:t>
      </w:r>
      <w:r w:rsidRPr="004B4AEC">
        <w:rPr>
          <w:rFonts w:cs="Calibri"/>
          <w:sz w:val="22"/>
          <w:szCs w:val="22"/>
        </w:rPr>
        <w:t> </w:t>
      </w:r>
      <w:r w:rsidRPr="004B4AEC">
        <w:rPr>
          <w:sz w:val="22"/>
          <w:szCs w:val="22"/>
        </w:rPr>
        <w:t>;</w:t>
      </w:r>
    </w:p>
    <w:p w14:paraId="6E242885" w14:textId="77777777" w:rsidR="00750839" w:rsidRPr="004B4AEC" w:rsidRDefault="00750839" w:rsidP="00245649">
      <w:pPr>
        <w:rPr>
          <w:sz w:val="22"/>
          <w:szCs w:val="22"/>
        </w:rPr>
      </w:pPr>
    </w:p>
    <w:p w14:paraId="7C335FAA" w14:textId="77777777" w:rsidR="00750839" w:rsidRPr="004B4AEC" w:rsidRDefault="00750839" w:rsidP="0067508A">
      <w:pPr>
        <w:pStyle w:val="Paragraphedeliste"/>
        <w:numPr>
          <w:ilvl w:val="0"/>
          <w:numId w:val="10"/>
        </w:numPr>
        <w:rPr>
          <w:sz w:val="22"/>
          <w:szCs w:val="22"/>
        </w:rPr>
      </w:pPr>
      <w:r w:rsidRPr="004B4AEC">
        <w:rPr>
          <w:sz w:val="22"/>
          <w:szCs w:val="22"/>
        </w:rPr>
        <w:t xml:space="preserve">Un </w:t>
      </w:r>
      <w:r w:rsidRPr="004B4AEC">
        <w:rPr>
          <w:b/>
          <w:bCs/>
          <w:sz w:val="22"/>
          <w:szCs w:val="22"/>
        </w:rPr>
        <w:t xml:space="preserve">recours en contestation de validité du contrat </w:t>
      </w:r>
      <w:r w:rsidRPr="004B4AEC">
        <w:rPr>
          <w:sz w:val="22"/>
          <w:szCs w:val="22"/>
        </w:rPr>
        <w:t>(recours de pleine juridiction prévu par la décision du Conseil d'Etat du 4 avril 2014 DEPARTEMENT DU TARN-ET-GARONNE, n°358994), dans un délai de deux mois à compter de l’accomplissement des mesures de publicité appropriées</w:t>
      </w:r>
      <w:r w:rsidRPr="004B4AEC">
        <w:rPr>
          <w:rFonts w:cs="Calibri"/>
          <w:sz w:val="22"/>
          <w:szCs w:val="22"/>
        </w:rPr>
        <w:t> </w:t>
      </w:r>
      <w:r w:rsidRPr="004B4AEC">
        <w:rPr>
          <w:sz w:val="22"/>
          <w:szCs w:val="22"/>
        </w:rPr>
        <w:t>;</w:t>
      </w:r>
    </w:p>
    <w:p w14:paraId="59E9E595" w14:textId="77777777" w:rsidR="00750839" w:rsidRPr="004B4AEC" w:rsidRDefault="00750839" w:rsidP="00245649">
      <w:pPr>
        <w:rPr>
          <w:sz w:val="22"/>
          <w:szCs w:val="22"/>
        </w:rPr>
      </w:pPr>
    </w:p>
    <w:p w14:paraId="4476EA0A" w14:textId="4F62382F" w:rsidR="0095517A" w:rsidRPr="004B4AEC" w:rsidRDefault="00750839" w:rsidP="0067508A">
      <w:pPr>
        <w:pStyle w:val="Paragraphedeliste"/>
        <w:numPr>
          <w:ilvl w:val="0"/>
          <w:numId w:val="10"/>
        </w:numPr>
        <w:rPr>
          <w:sz w:val="22"/>
          <w:szCs w:val="22"/>
        </w:rPr>
      </w:pPr>
      <w:r w:rsidRPr="004B4AEC">
        <w:rPr>
          <w:sz w:val="22"/>
          <w:szCs w:val="22"/>
        </w:rPr>
        <w:t xml:space="preserve">Un </w:t>
      </w:r>
      <w:r w:rsidRPr="004B4AEC">
        <w:rPr>
          <w:b/>
          <w:bCs/>
          <w:sz w:val="22"/>
          <w:szCs w:val="22"/>
        </w:rPr>
        <w:t>recours indemnitaire</w:t>
      </w:r>
      <w:r w:rsidRPr="004B4AEC">
        <w:rPr>
          <w:sz w:val="22"/>
          <w:szCs w:val="22"/>
        </w:rPr>
        <w:t xml:space="preserve"> (article R.421-1 et suivants du CJA), dans un délai de deux mois à compter de la notification ou de la publication de la décision attaquée, ou dans un délai de deux mois à compter de la date à laquelle est née la décision implicite de reje</w:t>
      </w:r>
      <w:r w:rsidR="00BE7290" w:rsidRPr="004B4AEC">
        <w:rPr>
          <w:sz w:val="22"/>
          <w:szCs w:val="22"/>
        </w:rPr>
        <w:t>t.</w:t>
      </w:r>
    </w:p>
    <w:sectPr w:rsidR="0095517A" w:rsidRPr="004B4AEC" w:rsidSect="00680A05">
      <w:footerReference w:type="default" r:id="rId28"/>
      <w:pgSz w:w="11905" w:h="16837" w:code="9"/>
      <w:pgMar w:top="851" w:right="851" w:bottom="142" w:left="851" w:header="720" w:footer="27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CHAILLEU Elodie ASC NIV 2 OT" w:date="2023-06-12T16:05:00Z" w:initials="CEAN2O">
    <w:p w14:paraId="1A910ACE" w14:textId="300A042F" w:rsidR="00B921C2" w:rsidRPr="00B921C2" w:rsidRDefault="00B921C2">
      <w:pPr>
        <w:pStyle w:val="Commentaire"/>
        <w:rPr>
          <w:sz w:val="22"/>
        </w:rPr>
      </w:pPr>
      <w:bookmarkStart w:id="1" w:name="_GoBack"/>
      <w:r>
        <w:rPr>
          <w:rStyle w:val="Marquedecommentaire"/>
        </w:rPr>
        <w:annotationRef/>
      </w:r>
      <w:r w:rsidRPr="00B921C2">
        <w:rPr>
          <w:sz w:val="22"/>
        </w:rPr>
        <w:t>Certaines données seront classées en diffusion restreinte ?</w:t>
      </w:r>
    </w:p>
    <w:bookmarkEnd w:id="1"/>
  </w:comment>
  <w:comment w:id="15" w:author="BEN GHARBIA Sonia ASC NIV 2 OP" w:date="2023-05-11T14:16:00Z" w:initials="BGSACI">
    <w:p w14:paraId="06658D41" w14:textId="12D9CEC6" w:rsidR="00CF1D8A" w:rsidRDefault="00CF1D8A">
      <w:pPr>
        <w:pStyle w:val="Commentaire"/>
      </w:pPr>
      <w:r>
        <w:rPr>
          <w:rStyle w:val="Marquedecommentaire"/>
        </w:rPr>
        <w:annotationRef/>
      </w:r>
      <w:r>
        <w:t>A rectifier</w:t>
      </w:r>
    </w:p>
  </w:comment>
  <w:comment w:id="30" w:author="BEN GHARBIA Sonia ASC NIV 2 OP" w:date="2023-05-11T15:30:00Z" w:initials="BGSACI">
    <w:p w14:paraId="3A5CF988" w14:textId="3692F96C" w:rsidR="00CF1D8A" w:rsidRDefault="00CF1D8A">
      <w:pPr>
        <w:pStyle w:val="Commentaire"/>
      </w:pPr>
      <w:r>
        <w:rPr>
          <w:rStyle w:val="Marquedecommentaire"/>
        </w:rPr>
        <w:annotationRef/>
      </w:r>
      <w:r>
        <w:t>2131-16</w:t>
      </w:r>
    </w:p>
  </w:comment>
  <w:comment w:id="45" w:author="BEN GHARBIA Sonia ASC NIV 2 OP" w:date="2023-05-11T13:48:00Z" w:initials="BGSACI">
    <w:p w14:paraId="35C8579D" w14:textId="2D28D18A" w:rsidR="00CF1D8A" w:rsidRDefault="00CF1D8A">
      <w:pPr>
        <w:pStyle w:val="Commentaire"/>
      </w:pPr>
      <w:r>
        <w:rPr>
          <w:rStyle w:val="Marquedecommentaire"/>
        </w:rPr>
        <w:annotationRef/>
      </w:r>
      <w:r>
        <w:t>Art.R2332-4 pour AOR</w:t>
      </w:r>
    </w:p>
  </w:comment>
  <w:comment w:id="93" w:author="BEN GHARBIA Sonia ASC NIV 2 OP" w:date="2023-05-11T15:21:00Z" w:initials="BGSACI">
    <w:p w14:paraId="45146403" w14:textId="4E9AF9C6" w:rsidR="00CF1D8A" w:rsidRDefault="00CF1D8A">
      <w:pPr>
        <w:pStyle w:val="Commentaire"/>
      </w:pPr>
      <w:r>
        <w:rPr>
          <w:rStyle w:val="Marquedecommentaire"/>
        </w:rPr>
        <w:annotationRef/>
      </w:r>
      <w:r>
        <w:t>A préciser</w:t>
      </w:r>
    </w:p>
  </w:comment>
  <w:comment w:id="94" w:author="BEN GHARBIA Sonia ASC NIV 2 OP" w:date="2023-05-11T14:56:00Z" w:initials="BGSACI">
    <w:p w14:paraId="1B6CAEB4" w14:textId="7784B917" w:rsidR="00CF1D8A" w:rsidRDefault="00CF1D8A">
      <w:pPr>
        <w:pStyle w:val="Commentaire"/>
      </w:pPr>
      <w:r>
        <w:rPr>
          <w:rStyle w:val="Marquedecommentaire"/>
        </w:rPr>
        <w:annotationRef/>
      </w:r>
      <w:r>
        <w:t xml:space="preserve">R2342-10 </w:t>
      </w:r>
    </w:p>
  </w:comment>
  <w:comment w:id="105" w:author="BEN GHARBIA Sonia ASC NIV 2 OP" w:date="2023-04-24T17:13:00Z" w:initials="BGSACI">
    <w:p w14:paraId="36B0564D" w14:textId="36A310E4" w:rsidR="00CF1D8A" w:rsidRDefault="00CF1D8A">
      <w:pPr>
        <w:pStyle w:val="Commentaire"/>
      </w:pPr>
      <w:r>
        <w:rPr>
          <w:rStyle w:val="Marquedecommentaire"/>
        </w:rPr>
        <w:annotationRef/>
      </w:r>
      <w:r>
        <w:t>A vérifier</w:t>
      </w:r>
    </w:p>
    <w:p w14:paraId="373D0BEE" w14:textId="77777777" w:rsidR="00CF1D8A" w:rsidRDefault="00CF1D8A">
      <w:pPr>
        <w:pStyle w:val="Commentaire"/>
      </w:pPr>
    </w:p>
    <w:p w14:paraId="13EB8FB6" w14:textId="55A50852" w:rsidR="00CF1D8A" w:rsidRDefault="00CF1D8A">
      <w:pPr>
        <w:pStyle w:val="Commentaire"/>
      </w:pPr>
    </w:p>
  </w:comment>
  <w:comment w:id="107" w:author="DR-CPT\s.soulie3" w:date="2023-03-07T11:25:00Z" w:initials="SST1">
    <w:p w14:paraId="45D1EF25" w14:textId="77777777" w:rsidR="00CF1D8A" w:rsidRDefault="00CF1D8A" w:rsidP="003147EA">
      <w:pPr>
        <w:pStyle w:val="Commentaire"/>
      </w:pPr>
      <w:r>
        <w:rPr>
          <w:rStyle w:val="Marquedecommentaire"/>
        </w:rPr>
        <w:annotationRef/>
      </w:r>
      <w:r>
        <w:t>A définir également</w:t>
      </w:r>
    </w:p>
  </w:comment>
  <w:comment w:id="108" w:author="BEN GHARBIA Sonia ASC NIV 2 OP" w:date="2023-04-24T17:14:00Z" w:initials="BGSACI">
    <w:p w14:paraId="0B3A6CB8" w14:textId="6D6C5165" w:rsidR="00CF1D8A" w:rsidRDefault="00CF1D8A">
      <w:pPr>
        <w:pStyle w:val="Commentaire"/>
      </w:pPr>
      <w:r>
        <w:rPr>
          <w:rStyle w:val="Marquedecommentaire"/>
        </w:rPr>
        <w:annotationRef/>
      </w:r>
      <w:r>
        <w:t>A supprimer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A910ACE" w15:done="0"/>
  <w15:commentEx w15:paraId="06658D41" w15:done="0"/>
  <w15:commentEx w15:paraId="3A5CF988" w15:done="0"/>
  <w15:commentEx w15:paraId="35C8579D" w15:done="0"/>
  <w15:commentEx w15:paraId="45146403" w15:done="0"/>
  <w15:commentEx w15:paraId="1B6CAEB4" w15:done="0"/>
  <w15:commentEx w15:paraId="13EB8FB6" w15:done="0"/>
  <w15:commentEx w15:paraId="45D1EF25" w15:done="0"/>
  <w15:commentEx w15:paraId="0B3A6CB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30DFAD" w14:textId="77777777" w:rsidR="00CF1D8A" w:rsidRDefault="00CF1D8A">
      <w:r>
        <w:separator/>
      </w:r>
    </w:p>
    <w:p w14:paraId="10019970" w14:textId="77777777" w:rsidR="00CF1D8A" w:rsidRDefault="00CF1D8A"/>
  </w:endnote>
  <w:endnote w:type="continuationSeparator" w:id="0">
    <w:p w14:paraId="3A50767A" w14:textId="77777777" w:rsidR="00CF1D8A" w:rsidRDefault="00CF1D8A">
      <w:r>
        <w:continuationSeparator/>
      </w:r>
    </w:p>
    <w:p w14:paraId="3BDDE975" w14:textId="77777777" w:rsidR="00CF1D8A" w:rsidRDefault="00CF1D8A"/>
  </w:endnote>
  <w:endnote w:type="continuationNotice" w:id="1">
    <w:p w14:paraId="23809D32" w14:textId="77777777" w:rsidR="00CF1D8A" w:rsidRDefault="00CF1D8A"/>
    <w:p w14:paraId="181B56F7" w14:textId="77777777" w:rsidR="00CF1D8A" w:rsidRDefault="00CF1D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altName w:val="MS Gothic"/>
    <w:charset w:val="80"/>
    <w:family w:val="auto"/>
    <w:pitch w:val="default"/>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Times New Roman Gras">
    <w:panose1 w:val="02020803070505020304"/>
    <w:charset w:val="00"/>
    <w:family w:val="roman"/>
    <w:pitch w:val="variable"/>
    <w:sig w:usb0="00000003" w:usb1="00000000" w:usb2="00000000" w:usb3="00000000" w:csb0="00000001" w:csb1="00000000"/>
  </w:font>
  <w:font w:name="Mangal">
    <w:panose1 w:val="00000400000000000000"/>
    <w:charset w:val="01"/>
    <w:family w:val="roman"/>
    <w:pitch w:val="variable"/>
    <w:sig w:usb0="00002000" w:usb1="00000000" w:usb2="00000000" w:usb3="00000000" w:csb0="00000000" w:csb1="00000000"/>
  </w:font>
  <w:font w:name="Marianne">
    <w:panose1 w:val="02000000000000000000"/>
    <w:charset w:val="00"/>
    <w:family w:val="modern"/>
    <w:notTrueType/>
    <w:pitch w:val="variable"/>
    <w:sig w:usb0="0000000F"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CIDFont+F2">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4C83CA" w14:textId="77777777" w:rsidR="00CF1D8A" w:rsidRDefault="00CF1D8A" w:rsidP="00194D78">
    <w:pPr>
      <w:pStyle w:val="Pieddepage"/>
      <w:tabs>
        <w:tab w:val="center" w:pos="5101"/>
        <w:tab w:val="left" w:pos="5719"/>
      </w:tabs>
      <w:ind w:left="3"/>
      <w:rPr>
        <w:rFonts w:ascii="Arial" w:hAnsi="Arial" w:cs="Arial"/>
        <w:sz w:val="18"/>
      </w:rPr>
    </w:pPr>
    <w:r>
      <w:rPr>
        <w:rFonts w:ascii="Arial" w:hAnsi="Arial" w:cs="Arial"/>
        <w:sz w:val="18"/>
      </w:rPr>
      <w:tab/>
    </w:r>
    <w:r w:rsidRPr="00194D78">
      <w:rPr>
        <w:rFonts w:ascii="Arial" w:hAnsi="Arial" w:cs="Arial"/>
        <w:sz w:val="18"/>
      </w:rPr>
      <w:tab/>
    </w:r>
  </w:p>
  <w:p w14:paraId="1768C9B5" w14:textId="77777777" w:rsidR="00CF1D8A" w:rsidRPr="00212AEC" w:rsidRDefault="00CF1D8A" w:rsidP="00BE5E9D">
    <w:pPr>
      <w:pStyle w:val="Pieddepage"/>
      <w:tabs>
        <w:tab w:val="center" w:pos="5101"/>
        <w:tab w:val="left" w:pos="5719"/>
      </w:tabs>
      <w:rPr>
        <w:rFonts w:ascii="Arial" w:hAnsi="Arial" w:cs="Arial"/>
        <w:sz w:val="18"/>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E4034" w14:textId="77777777" w:rsidR="00CF1D8A" w:rsidRDefault="00CF1D8A" w:rsidP="007D5266">
    <w:pPr>
      <w:pStyle w:val="Pieddepage"/>
      <w:jc w:val="right"/>
    </w:pPr>
    <w:r w:rsidRPr="007D5266">
      <w:rPr>
        <w:sz w:val="20"/>
      </w:rPr>
      <w:fldChar w:fldCharType="begin"/>
    </w:r>
    <w:r w:rsidRPr="007D5266">
      <w:rPr>
        <w:sz w:val="20"/>
      </w:rPr>
      <w:instrText>PAGE   \* MERGEFORMAT</w:instrText>
    </w:r>
    <w:r w:rsidRPr="007D5266">
      <w:rPr>
        <w:sz w:val="20"/>
      </w:rPr>
      <w:fldChar w:fldCharType="separate"/>
    </w:r>
    <w:r>
      <w:rPr>
        <w:noProof/>
        <w:sz w:val="20"/>
      </w:rPr>
      <w:t>13</w:t>
    </w:r>
    <w:r w:rsidRPr="007D5266">
      <w:rPr>
        <w:sz w:val="20"/>
      </w:rPr>
      <w:fldChar w:fldCharType="end"/>
    </w:r>
  </w:p>
  <w:p w14:paraId="5011C76F" w14:textId="77777777" w:rsidR="00CF1D8A" w:rsidRDefault="00CF1D8A"/>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05A8D1" w14:textId="2FDEA0C9" w:rsidR="00CF1D8A" w:rsidRPr="00E9386B" w:rsidRDefault="00CF1D8A" w:rsidP="00C24282">
    <w:pPr>
      <w:pStyle w:val="Pieddepage"/>
      <w:tabs>
        <w:tab w:val="center" w:pos="5101"/>
        <w:tab w:val="left" w:pos="5719"/>
      </w:tabs>
      <w:ind w:left="3"/>
      <w:jc w:val="center"/>
      <w:rPr>
        <w:rFonts w:ascii="Arial" w:hAnsi="Arial" w:cs="Arial"/>
        <w:sz w:val="18"/>
        <w:szCs w:val="18"/>
      </w:rPr>
    </w:pPr>
    <w:r w:rsidRPr="00680A05">
      <w:rPr>
        <w:rFonts w:ascii="Marianne" w:hAnsi="Marianne"/>
        <w:i/>
        <w:iCs/>
        <w:sz w:val="14"/>
        <w:szCs w:val="14"/>
        <w:lang w:eastAsia="fr-FR"/>
      </w:rPr>
      <w:t xml:space="preserve">RC </w:t>
    </w:r>
    <w:r w:rsidRPr="006E0398">
      <w:rPr>
        <w:rFonts w:ascii="Marianne" w:hAnsi="Marianne"/>
        <w:i/>
        <w:iCs/>
        <w:sz w:val="14"/>
        <w:szCs w:val="14"/>
        <w:lang w:eastAsia="fr-FR"/>
      </w:rPr>
      <w:t>DAF_2023_000945</w:t>
    </w:r>
    <w:r>
      <w:rPr>
        <w:rFonts w:ascii="Marianne" w:hAnsi="Marianne"/>
        <w:i/>
        <w:iCs/>
        <w:sz w:val="14"/>
        <w:szCs w:val="14"/>
        <w:lang w:eastAsia="fr-FR"/>
      </w:rPr>
      <w:t xml:space="preserve"> Acquisition, </w:t>
    </w:r>
    <w:r w:rsidRPr="00C24282">
      <w:rPr>
        <w:rFonts w:ascii="Marianne" w:hAnsi="Marianne"/>
        <w:i/>
        <w:iCs/>
        <w:sz w:val="14"/>
        <w:szCs w:val="14"/>
        <w:lang w:eastAsia="fr-FR"/>
      </w:rPr>
      <w:t>exploitation et maintenance d’installations relatives à la chaine de production et de distribution d’électricité opérationnelle, partout dans le monde.</w:t>
    </w:r>
    <w:r>
      <w:rPr>
        <w:rFonts w:ascii="Arial" w:hAnsi="Arial" w:cs="Arial"/>
        <w:sz w:val="18"/>
      </w:rPr>
      <w:tab/>
    </w:r>
    <w:r w:rsidRPr="36BEF5BA">
      <w:rPr>
        <w:sz w:val="20"/>
      </w:rPr>
      <w:t xml:space="preserve">Page </w:t>
    </w:r>
    <w:r w:rsidRPr="00E9386B">
      <w:rPr>
        <w:rStyle w:val="Numrodepage"/>
        <w:noProof/>
        <w:sz w:val="20"/>
      </w:rPr>
      <w:fldChar w:fldCharType="begin"/>
    </w:r>
    <w:r w:rsidRPr="00FB0620">
      <w:rPr>
        <w:rStyle w:val="Numrodepage"/>
        <w:sz w:val="20"/>
      </w:rPr>
      <w:instrText xml:space="preserve"> PAGE </w:instrText>
    </w:r>
    <w:r w:rsidRPr="00E9386B">
      <w:rPr>
        <w:rStyle w:val="Numrodepage"/>
        <w:sz w:val="20"/>
      </w:rPr>
      <w:fldChar w:fldCharType="separate"/>
    </w:r>
    <w:r w:rsidR="00B921C2">
      <w:rPr>
        <w:rStyle w:val="Numrodepage"/>
        <w:noProof/>
        <w:sz w:val="20"/>
      </w:rPr>
      <w:t>13</w:t>
    </w:r>
    <w:r w:rsidRPr="00E9386B">
      <w:rPr>
        <w:rStyle w:val="Numrodepage"/>
        <w:noProof/>
        <w:sz w:val="20"/>
      </w:rPr>
      <w:fldChar w:fldCharType="end"/>
    </w:r>
    <w:r w:rsidRPr="36BEF5BA">
      <w:rPr>
        <w:rStyle w:val="Numrodepage"/>
        <w:sz w:val="20"/>
      </w:rPr>
      <w:t>/12</w:t>
    </w: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408F7A" w14:textId="77777777" w:rsidR="00CF1D8A" w:rsidRPr="00F559B5" w:rsidRDefault="00CF1D8A">
      <w:pPr>
        <w:rPr>
          <w:sz w:val="16"/>
        </w:rPr>
      </w:pPr>
      <w:r w:rsidRPr="00F559B5">
        <w:rPr>
          <w:sz w:val="18"/>
        </w:rPr>
        <w:separator/>
      </w:r>
    </w:p>
  </w:footnote>
  <w:footnote w:type="continuationSeparator" w:id="0">
    <w:p w14:paraId="395544AF" w14:textId="77777777" w:rsidR="00CF1D8A" w:rsidRDefault="00CF1D8A">
      <w:r>
        <w:continuationSeparator/>
      </w:r>
    </w:p>
  </w:footnote>
  <w:footnote w:type="continuationNotice" w:id="1">
    <w:p w14:paraId="7A076B00" w14:textId="77777777" w:rsidR="00CF1D8A" w:rsidRDefault="00CF1D8A"/>
    <w:p w14:paraId="09A0E80C" w14:textId="77777777" w:rsidR="00CF1D8A" w:rsidRDefault="00CF1D8A"/>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16E6E4DC"/>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decimal"/>
      <w:lvlText w:val="%3.1.1"/>
      <w:lvlJc w:val="left"/>
      <w:pPr>
        <w:tabs>
          <w:tab w:val="num" w:pos="0"/>
        </w:tabs>
        <w:ind w:left="0" w:firstLine="0"/>
      </w:pPr>
      <w:rPr>
        <w:rFonts w:hint="default"/>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284"/>
        </w:tabs>
        <w:ind w:left="284" w:hanging="284"/>
      </w:pPr>
      <w:rPr>
        <w:rFonts w:ascii="Symbol" w:hAnsi="Symbol"/>
        <w:sz w:val="18"/>
      </w:rPr>
    </w:lvl>
  </w:abstractNum>
  <w:abstractNum w:abstractNumId="2" w15:restartNumberingAfterBreak="0">
    <w:nsid w:val="00000003"/>
    <w:multiLevelType w:val="singleLevel"/>
    <w:tmpl w:val="00000003"/>
    <w:name w:val="WW8Num3"/>
    <w:lvl w:ilvl="0">
      <w:start w:val="1"/>
      <w:numFmt w:val="bullet"/>
      <w:lvlText w:val="·"/>
      <w:lvlJc w:val="left"/>
      <w:pPr>
        <w:tabs>
          <w:tab w:val="num" w:pos="284"/>
        </w:tabs>
        <w:ind w:left="284" w:hanging="284"/>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284"/>
        </w:tabs>
        <w:ind w:left="284" w:hanging="284"/>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284"/>
        </w:tabs>
        <w:ind w:left="284" w:hanging="284"/>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284"/>
        </w:tabs>
        <w:ind w:left="284" w:hanging="284"/>
      </w:pPr>
      <w:rPr>
        <w:rFonts w:ascii="Symbol" w:hAnsi="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284"/>
        </w:tabs>
        <w:ind w:left="284" w:hanging="284"/>
      </w:pPr>
      <w:rPr>
        <w:rFonts w:ascii="Symbol" w:hAnsi="Symbol"/>
      </w:rPr>
    </w:lvl>
  </w:abstractNum>
  <w:abstractNum w:abstractNumId="7" w15:restartNumberingAfterBreak="0">
    <w:nsid w:val="00000008"/>
    <w:multiLevelType w:val="singleLevel"/>
    <w:tmpl w:val="00000008"/>
    <w:name w:val="WW8Num8"/>
    <w:lvl w:ilvl="0">
      <w:start w:val="1"/>
      <w:numFmt w:val="bullet"/>
      <w:lvlText w:val="-"/>
      <w:lvlJc w:val="left"/>
      <w:pPr>
        <w:tabs>
          <w:tab w:val="num" w:pos="928"/>
        </w:tabs>
        <w:ind w:left="928" w:hanging="360"/>
      </w:pPr>
      <w:rPr>
        <w:rFonts w:ascii="Times New Roman" w:hAnsi="Times New Roman"/>
        <w:sz w:val="18"/>
      </w:rPr>
    </w:lvl>
  </w:abstractNum>
  <w:abstractNum w:abstractNumId="8" w15:restartNumberingAfterBreak="0">
    <w:nsid w:val="00000009"/>
    <w:multiLevelType w:val="multilevel"/>
    <w:tmpl w:val="00000009"/>
    <w:name w:val="WW8Num9"/>
    <w:lvl w:ilvl="0">
      <w:start w:val="1"/>
      <w:numFmt w:val="decimal"/>
      <w:lvlText w:val="%1"/>
      <w:lvlJc w:val="left"/>
      <w:pPr>
        <w:tabs>
          <w:tab w:val="num" w:pos="360"/>
        </w:tabs>
        <w:ind w:left="360" w:hanging="360"/>
      </w:pPr>
    </w:lvl>
    <w:lvl w:ilvl="1">
      <w:start w:val="1"/>
      <w:numFmt w:val="decimal"/>
      <w:lvlText w:val="%1.%2"/>
      <w:lvlJc w:val="left"/>
      <w:pPr>
        <w:tabs>
          <w:tab w:val="num" w:pos="644"/>
        </w:tabs>
        <w:ind w:left="644" w:hanging="360"/>
      </w:pPr>
    </w:lvl>
    <w:lvl w:ilvl="2">
      <w:start w:val="1"/>
      <w:numFmt w:val="decimal"/>
      <w:lvlText w:val="%1.%2.%3"/>
      <w:lvlJc w:val="left"/>
      <w:pPr>
        <w:tabs>
          <w:tab w:val="num" w:pos="1288"/>
        </w:tabs>
        <w:ind w:left="1288" w:hanging="720"/>
      </w:pPr>
    </w:lvl>
    <w:lvl w:ilvl="3">
      <w:start w:val="1"/>
      <w:numFmt w:val="decimal"/>
      <w:lvlText w:val="%1.%2.%3.%4"/>
      <w:lvlJc w:val="left"/>
      <w:pPr>
        <w:tabs>
          <w:tab w:val="num" w:pos="1572"/>
        </w:tabs>
        <w:ind w:left="1572" w:hanging="720"/>
      </w:pPr>
    </w:lvl>
    <w:lvl w:ilvl="4">
      <w:start w:val="1"/>
      <w:numFmt w:val="decimal"/>
      <w:lvlText w:val="%1.%2.%3.%4.%5"/>
      <w:lvlJc w:val="left"/>
      <w:pPr>
        <w:tabs>
          <w:tab w:val="num" w:pos="2216"/>
        </w:tabs>
        <w:ind w:left="2216" w:hanging="1080"/>
      </w:pPr>
    </w:lvl>
    <w:lvl w:ilvl="5">
      <w:start w:val="1"/>
      <w:numFmt w:val="decimal"/>
      <w:lvlText w:val="%1.%2.%3.%4.%5.%6"/>
      <w:lvlJc w:val="left"/>
      <w:pPr>
        <w:tabs>
          <w:tab w:val="num" w:pos="2500"/>
        </w:tabs>
        <w:ind w:left="2500" w:hanging="1080"/>
      </w:pPr>
    </w:lvl>
    <w:lvl w:ilvl="6">
      <w:start w:val="1"/>
      <w:numFmt w:val="decimal"/>
      <w:lvlText w:val="%1.%2.%3.%4.%5.%6.%7"/>
      <w:lvlJc w:val="left"/>
      <w:pPr>
        <w:tabs>
          <w:tab w:val="num" w:pos="3144"/>
        </w:tabs>
        <w:ind w:left="3144" w:hanging="1440"/>
      </w:pPr>
    </w:lvl>
    <w:lvl w:ilvl="7">
      <w:start w:val="1"/>
      <w:numFmt w:val="decimal"/>
      <w:lvlText w:val="%1.%2.%3.%4.%5.%6.%7.%8"/>
      <w:lvlJc w:val="left"/>
      <w:pPr>
        <w:tabs>
          <w:tab w:val="num" w:pos="3428"/>
        </w:tabs>
        <w:ind w:left="3428" w:hanging="1440"/>
      </w:pPr>
    </w:lvl>
    <w:lvl w:ilvl="8">
      <w:start w:val="1"/>
      <w:numFmt w:val="decimal"/>
      <w:lvlText w:val="%1.%2.%3.%4.%5.%6.%7.%8.%9"/>
      <w:lvlJc w:val="left"/>
      <w:pPr>
        <w:tabs>
          <w:tab w:val="num" w:pos="4072"/>
        </w:tabs>
        <w:ind w:left="4072" w:hanging="1800"/>
      </w:pPr>
    </w:lvl>
  </w:abstractNum>
  <w:abstractNum w:abstractNumId="9" w15:restartNumberingAfterBreak="0">
    <w:nsid w:val="0000000A"/>
    <w:multiLevelType w:val="singleLevel"/>
    <w:tmpl w:val="0000000A"/>
    <w:name w:val="WW8Num10"/>
    <w:lvl w:ilvl="0">
      <w:start w:val="1"/>
      <w:numFmt w:val="bullet"/>
      <w:lvlText w:val="·"/>
      <w:lvlJc w:val="left"/>
      <w:pPr>
        <w:tabs>
          <w:tab w:val="num" w:pos="284"/>
        </w:tabs>
        <w:ind w:left="284" w:hanging="284"/>
      </w:pPr>
      <w:rPr>
        <w:rFonts w:ascii="Symbol" w:hAnsi="Symbol"/>
      </w:rPr>
    </w:lvl>
  </w:abstractNum>
  <w:abstractNum w:abstractNumId="10" w15:restartNumberingAfterBreak="0">
    <w:nsid w:val="0000000B"/>
    <w:multiLevelType w:val="singleLevel"/>
    <w:tmpl w:val="0000000B"/>
    <w:name w:val="WW8Num11"/>
    <w:lvl w:ilvl="0">
      <w:start w:val="1"/>
      <w:numFmt w:val="bullet"/>
      <w:lvlText w:val="·"/>
      <w:lvlJc w:val="left"/>
      <w:pPr>
        <w:tabs>
          <w:tab w:val="num" w:pos="284"/>
        </w:tabs>
        <w:ind w:left="284" w:hanging="284"/>
      </w:pPr>
      <w:rPr>
        <w:rFonts w:ascii="Symbol" w:hAnsi="Symbol"/>
      </w:rPr>
    </w:lvl>
  </w:abstractNum>
  <w:abstractNum w:abstractNumId="11" w15:restartNumberingAfterBreak="0">
    <w:nsid w:val="0000000C"/>
    <w:multiLevelType w:val="singleLevel"/>
    <w:tmpl w:val="0000000C"/>
    <w:name w:val="WW8Num12"/>
    <w:lvl w:ilvl="0">
      <w:start w:val="1"/>
      <w:numFmt w:val="bullet"/>
      <w:lvlText w:val="·"/>
      <w:lvlJc w:val="left"/>
      <w:pPr>
        <w:tabs>
          <w:tab w:val="num" w:pos="284"/>
        </w:tabs>
        <w:ind w:left="284" w:hanging="284"/>
      </w:pPr>
      <w:rPr>
        <w:rFonts w:ascii="Symbol" w:hAnsi="Symbol"/>
      </w:rPr>
    </w:lvl>
  </w:abstractNum>
  <w:abstractNum w:abstractNumId="12" w15:restartNumberingAfterBreak="0">
    <w:nsid w:val="0000000D"/>
    <w:multiLevelType w:val="singleLevel"/>
    <w:tmpl w:val="0000000D"/>
    <w:name w:val="WW8Num13"/>
    <w:lvl w:ilvl="0">
      <w:start w:val="1"/>
      <w:numFmt w:val="bullet"/>
      <w:lvlText w:val="·"/>
      <w:lvlJc w:val="left"/>
      <w:pPr>
        <w:tabs>
          <w:tab w:val="num" w:pos="284"/>
        </w:tabs>
        <w:ind w:left="284" w:hanging="284"/>
      </w:pPr>
      <w:rPr>
        <w:rFonts w:ascii="Symbol" w:hAnsi="Symbol"/>
      </w:rPr>
    </w:lvl>
  </w:abstractNum>
  <w:abstractNum w:abstractNumId="13" w15:restartNumberingAfterBreak="0">
    <w:nsid w:val="0000000E"/>
    <w:multiLevelType w:val="singleLevel"/>
    <w:tmpl w:val="0000000E"/>
    <w:name w:val="WW8Num14"/>
    <w:lvl w:ilvl="0">
      <w:start w:val="1"/>
      <w:numFmt w:val="bullet"/>
      <w:lvlText w:val="·"/>
      <w:lvlJc w:val="left"/>
      <w:pPr>
        <w:tabs>
          <w:tab w:val="num" w:pos="284"/>
        </w:tabs>
        <w:ind w:left="284" w:hanging="284"/>
      </w:pPr>
      <w:rPr>
        <w:rFonts w:ascii="Symbol" w:hAnsi="Symbol"/>
        <w:sz w:val="18"/>
      </w:rPr>
    </w:lvl>
  </w:abstractNum>
  <w:abstractNum w:abstractNumId="14" w15:restartNumberingAfterBreak="0">
    <w:nsid w:val="0000000F"/>
    <w:multiLevelType w:val="singleLevel"/>
    <w:tmpl w:val="0000000F"/>
    <w:name w:val="WW8Num15"/>
    <w:lvl w:ilvl="0">
      <w:start w:val="1"/>
      <w:numFmt w:val="bullet"/>
      <w:lvlText w:val="·"/>
      <w:lvlJc w:val="left"/>
      <w:pPr>
        <w:tabs>
          <w:tab w:val="num" w:pos="284"/>
        </w:tabs>
        <w:ind w:left="284" w:hanging="284"/>
      </w:pPr>
      <w:rPr>
        <w:rFonts w:ascii="Symbol" w:hAnsi="Symbol"/>
      </w:rPr>
    </w:lvl>
  </w:abstractNum>
  <w:abstractNum w:abstractNumId="15" w15:restartNumberingAfterBreak="0">
    <w:nsid w:val="00000010"/>
    <w:multiLevelType w:val="singleLevel"/>
    <w:tmpl w:val="00000010"/>
    <w:name w:val="WW8Num16"/>
    <w:lvl w:ilvl="0">
      <w:start w:val="1"/>
      <w:numFmt w:val="bullet"/>
      <w:lvlText w:val="·"/>
      <w:lvlJc w:val="left"/>
      <w:pPr>
        <w:tabs>
          <w:tab w:val="num" w:pos="284"/>
        </w:tabs>
        <w:ind w:left="284" w:hanging="284"/>
      </w:pPr>
      <w:rPr>
        <w:rFonts w:ascii="Symbol" w:hAnsi="Symbol"/>
      </w:rPr>
    </w:lvl>
  </w:abstractNum>
  <w:abstractNum w:abstractNumId="16" w15:restartNumberingAfterBreak="0">
    <w:nsid w:val="00000011"/>
    <w:multiLevelType w:val="singleLevel"/>
    <w:tmpl w:val="00000011"/>
    <w:name w:val="WW8Num17"/>
    <w:lvl w:ilvl="0">
      <w:start w:val="1"/>
      <w:numFmt w:val="bullet"/>
      <w:lvlText w:val="·"/>
      <w:lvlJc w:val="left"/>
      <w:pPr>
        <w:tabs>
          <w:tab w:val="num" w:pos="284"/>
        </w:tabs>
        <w:ind w:left="284" w:hanging="284"/>
      </w:pPr>
      <w:rPr>
        <w:rFonts w:ascii="Symbol" w:hAnsi="Symbol"/>
      </w:rPr>
    </w:lvl>
  </w:abstractNum>
  <w:abstractNum w:abstractNumId="17" w15:restartNumberingAfterBreak="0">
    <w:nsid w:val="00000012"/>
    <w:multiLevelType w:val="singleLevel"/>
    <w:tmpl w:val="00000012"/>
    <w:name w:val="WW8Num18"/>
    <w:lvl w:ilvl="0">
      <w:start w:val="1"/>
      <w:numFmt w:val="bullet"/>
      <w:lvlText w:val="¨"/>
      <w:lvlJc w:val="left"/>
      <w:pPr>
        <w:tabs>
          <w:tab w:val="num" w:pos="284"/>
        </w:tabs>
        <w:ind w:left="284" w:hanging="284"/>
      </w:pPr>
      <w:rPr>
        <w:rFonts w:ascii="Symbol" w:hAnsi="Symbol"/>
      </w:rPr>
    </w:lvl>
  </w:abstractNum>
  <w:abstractNum w:abstractNumId="18" w15:restartNumberingAfterBreak="0">
    <w:nsid w:val="00000013"/>
    <w:multiLevelType w:val="singleLevel"/>
    <w:tmpl w:val="00000013"/>
    <w:name w:val="WW8Num19"/>
    <w:lvl w:ilvl="0">
      <w:start w:val="1"/>
      <w:numFmt w:val="bullet"/>
      <w:lvlText w:val="·"/>
      <w:lvlJc w:val="left"/>
      <w:pPr>
        <w:tabs>
          <w:tab w:val="num" w:pos="284"/>
        </w:tabs>
        <w:ind w:left="284" w:hanging="284"/>
      </w:pPr>
      <w:rPr>
        <w:rFonts w:ascii="Symbol" w:hAnsi="Symbol"/>
      </w:rPr>
    </w:lvl>
  </w:abstractNum>
  <w:abstractNum w:abstractNumId="19" w15:restartNumberingAfterBreak="0">
    <w:nsid w:val="00000014"/>
    <w:multiLevelType w:val="singleLevel"/>
    <w:tmpl w:val="00000014"/>
    <w:name w:val="WW8Num20"/>
    <w:lvl w:ilvl="0">
      <w:start w:val="1"/>
      <w:numFmt w:val="bullet"/>
      <w:lvlText w:val="·"/>
      <w:lvlJc w:val="left"/>
      <w:pPr>
        <w:tabs>
          <w:tab w:val="num" w:pos="284"/>
        </w:tabs>
        <w:ind w:left="284" w:hanging="284"/>
      </w:pPr>
      <w:rPr>
        <w:rFonts w:ascii="Symbol" w:hAnsi="Symbol"/>
      </w:rPr>
    </w:lvl>
  </w:abstractNum>
  <w:abstractNum w:abstractNumId="20" w15:restartNumberingAfterBreak="0">
    <w:nsid w:val="00000015"/>
    <w:multiLevelType w:val="singleLevel"/>
    <w:tmpl w:val="00000015"/>
    <w:name w:val="WW8Num21"/>
    <w:lvl w:ilvl="0">
      <w:start w:val="1"/>
      <w:numFmt w:val="bullet"/>
      <w:lvlText w:val="·"/>
      <w:lvlJc w:val="left"/>
      <w:pPr>
        <w:tabs>
          <w:tab w:val="num" w:pos="284"/>
        </w:tabs>
        <w:ind w:left="284" w:hanging="284"/>
      </w:pPr>
      <w:rPr>
        <w:rFonts w:ascii="Symbol" w:hAnsi="Symbol"/>
      </w:rPr>
    </w:lvl>
  </w:abstractNum>
  <w:abstractNum w:abstractNumId="21" w15:restartNumberingAfterBreak="0">
    <w:nsid w:val="00000016"/>
    <w:multiLevelType w:val="singleLevel"/>
    <w:tmpl w:val="00000016"/>
    <w:name w:val="WW8Num22"/>
    <w:lvl w:ilvl="0">
      <w:start w:val="3"/>
      <w:numFmt w:val="bullet"/>
      <w:lvlText w:val="-"/>
      <w:lvlJc w:val="left"/>
      <w:pPr>
        <w:tabs>
          <w:tab w:val="num" w:pos="1048"/>
        </w:tabs>
        <w:ind w:left="1048" w:hanging="480"/>
      </w:pPr>
      <w:rPr>
        <w:rFonts w:ascii="Times New Roman" w:hAnsi="Times New Roman"/>
      </w:rPr>
    </w:lvl>
  </w:abstractNum>
  <w:abstractNum w:abstractNumId="22" w15:restartNumberingAfterBreak="0">
    <w:nsid w:val="00000017"/>
    <w:multiLevelType w:val="singleLevel"/>
    <w:tmpl w:val="00000017"/>
    <w:name w:val="WW8Num23"/>
    <w:lvl w:ilvl="0">
      <w:start w:val="1"/>
      <w:numFmt w:val="bullet"/>
      <w:lvlText w:val="¨"/>
      <w:lvlJc w:val="left"/>
      <w:pPr>
        <w:tabs>
          <w:tab w:val="num" w:pos="284"/>
        </w:tabs>
        <w:ind w:left="284" w:hanging="284"/>
      </w:pPr>
      <w:rPr>
        <w:rFonts w:ascii="Symbol" w:hAnsi="Symbol"/>
      </w:rPr>
    </w:lvl>
  </w:abstractNum>
  <w:abstractNum w:abstractNumId="23" w15:restartNumberingAfterBreak="0">
    <w:nsid w:val="00000018"/>
    <w:multiLevelType w:val="singleLevel"/>
    <w:tmpl w:val="00000018"/>
    <w:name w:val="WW8Num24"/>
    <w:lvl w:ilvl="0">
      <w:start w:val="1"/>
      <w:numFmt w:val="bullet"/>
      <w:lvlText w:val="·"/>
      <w:lvlJc w:val="left"/>
      <w:pPr>
        <w:tabs>
          <w:tab w:val="num" w:pos="284"/>
        </w:tabs>
        <w:ind w:left="284" w:hanging="284"/>
      </w:pPr>
      <w:rPr>
        <w:rFonts w:ascii="Symbol" w:hAnsi="Symbol"/>
        <w:sz w:val="18"/>
      </w:rPr>
    </w:lvl>
  </w:abstractNum>
  <w:abstractNum w:abstractNumId="24" w15:restartNumberingAfterBreak="0">
    <w:nsid w:val="00000019"/>
    <w:multiLevelType w:val="singleLevel"/>
    <w:tmpl w:val="00000019"/>
    <w:name w:val="WW8Num25"/>
    <w:lvl w:ilvl="0">
      <w:start w:val="1"/>
      <w:numFmt w:val="bullet"/>
      <w:lvlText w:val="¨"/>
      <w:lvlJc w:val="left"/>
      <w:pPr>
        <w:tabs>
          <w:tab w:val="num" w:pos="284"/>
        </w:tabs>
        <w:ind w:left="284" w:hanging="284"/>
      </w:pPr>
      <w:rPr>
        <w:rFonts w:ascii="Symbol" w:hAnsi="Symbol"/>
      </w:rPr>
    </w:lvl>
  </w:abstractNum>
  <w:abstractNum w:abstractNumId="25" w15:restartNumberingAfterBreak="0">
    <w:nsid w:val="0000001A"/>
    <w:multiLevelType w:val="singleLevel"/>
    <w:tmpl w:val="0000001A"/>
    <w:name w:val="WW8Num26"/>
    <w:lvl w:ilvl="0">
      <w:start w:val="1"/>
      <w:numFmt w:val="lowerLetter"/>
      <w:lvlText w:val="%1)"/>
      <w:lvlJc w:val="left"/>
      <w:pPr>
        <w:tabs>
          <w:tab w:val="num" w:pos="1421"/>
        </w:tabs>
        <w:ind w:left="1421" w:hanging="570"/>
      </w:pPr>
    </w:lvl>
  </w:abstractNum>
  <w:abstractNum w:abstractNumId="26" w15:restartNumberingAfterBreak="0">
    <w:nsid w:val="0000001B"/>
    <w:multiLevelType w:val="multilevel"/>
    <w:tmpl w:val="0000001B"/>
    <w:name w:val="WW8Num27"/>
    <w:lvl w:ilvl="0">
      <w:start w:val="1"/>
      <w:numFmt w:val="bullet"/>
      <w:lvlText w:val="✔"/>
      <w:lvlJc w:val="left"/>
      <w:pPr>
        <w:tabs>
          <w:tab w:val="num" w:pos="720"/>
        </w:tabs>
        <w:ind w:left="720" w:hanging="360"/>
      </w:pPr>
      <w:rPr>
        <w:rFonts w:ascii="StarSymbol" w:hAnsi="StarSymbol"/>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StarSymbol" w:hAnsi="StarSymbol"/>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StarSymbol" w:hAnsi="StarSymbol"/>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rPr>
    </w:lvl>
  </w:abstractNum>
  <w:abstractNum w:abstractNumId="27" w15:restartNumberingAfterBreak="0">
    <w:nsid w:val="00000031"/>
    <w:multiLevelType w:val="singleLevel"/>
    <w:tmpl w:val="00000031"/>
    <w:name w:val="WW8Num58"/>
    <w:lvl w:ilvl="0">
      <w:start w:val="1"/>
      <w:numFmt w:val="bullet"/>
      <w:lvlText w:val="·"/>
      <w:lvlJc w:val="left"/>
      <w:pPr>
        <w:tabs>
          <w:tab w:val="num" w:pos="284"/>
        </w:tabs>
        <w:ind w:left="284" w:hanging="284"/>
      </w:pPr>
      <w:rPr>
        <w:rFonts w:ascii="Symbol" w:hAnsi="Symbol"/>
      </w:rPr>
    </w:lvl>
  </w:abstractNum>
  <w:abstractNum w:abstractNumId="28" w15:restartNumberingAfterBreak="0">
    <w:nsid w:val="01456242"/>
    <w:multiLevelType w:val="hybridMultilevel"/>
    <w:tmpl w:val="7ABE2F34"/>
    <w:lvl w:ilvl="0" w:tplc="25FEC85E">
      <w:start w:val="4"/>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029E1A3B"/>
    <w:multiLevelType w:val="hybridMultilevel"/>
    <w:tmpl w:val="09240B20"/>
    <w:name w:val="WW8Num112"/>
    <w:lvl w:ilvl="0" w:tplc="040C0005">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05CF1596"/>
    <w:multiLevelType w:val="hybridMultilevel"/>
    <w:tmpl w:val="89CE1364"/>
    <w:lvl w:ilvl="0" w:tplc="A43C259E">
      <w:start w:val="1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06481985"/>
    <w:multiLevelType w:val="hybridMultilevel"/>
    <w:tmpl w:val="61B4AB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49F4337"/>
    <w:multiLevelType w:val="hybridMultilevel"/>
    <w:tmpl w:val="A680E838"/>
    <w:lvl w:ilvl="0" w:tplc="FF34225C">
      <w:start w:val="4"/>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73F09DA"/>
    <w:multiLevelType w:val="hybridMultilevel"/>
    <w:tmpl w:val="E676F84E"/>
    <w:lvl w:ilvl="0" w:tplc="9782D7F8">
      <w:start w:val="1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190473BC"/>
    <w:multiLevelType w:val="hybridMultilevel"/>
    <w:tmpl w:val="8FAC52A0"/>
    <w:lvl w:ilvl="0" w:tplc="CC764BD2">
      <w:start w:val="3"/>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7A22C18"/>
    <w:multiLevelType w:val="multilevel"/>
    <w:tmpl w:val="2C76EF20"/>
    <w:lvl w:ilvl="0">
      <w:start w:val="1"/>
      <w:numFmt w:val="decimal"/>
      <w:lvlText w:val="%1."/>
      <w:lvlJc w:val="left"/>
      <w:pPr>
        <w:ind w:left="360" w:hanging="360"/>
      </w:pPr>
      <w:rPr>
        <w:rFonts w:hint="default"/>
      </w:rPr>
    </w:lvl>
    <w:lvl w:ilvl="1">
      <w:start w:val="1"/>
      <w:numFmt w:val="decimal"/>
      <w:pStyle w:val="TITRE2"/>
      <w:lvlText w:val="%1.%2."/>
      <w:lvlJc w:val="left"/>
      <w:pPr>
        <w:ind w:left="411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1F95453"/>
    <w:multiLevelType w:val="hybridMultilevel"/>
    <w:tmpl w:val="0D98D5FC"/>
    <w:name w:val="WW8Num1122"/>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40C74AF"/>
    <w:multiLevelType w:val="hybridMultilevel"/>
    <w:tmpl w:val="5E205B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5716C88"/>
    <w:multiLevelType w:val="hybridMultilevel"/>
    <w:tmpl w:val="FA0654BC"/>
    <w:name w:val="WW8Num11222232"/>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856018E"/>
    <w:multiLevelType w:val="hybridMultilevel"/>
    <w:tmpl w:val="9CF87942"/>
    <w:lvl w:ilvl="0" w:tplc="25FEC85E">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B557EB8"/>
    <w:multiLevelType w:val="hybridMultilevel"/>
    <w:tmpl w:val="E75A2C6C"/>
    <w:lvl w:ilvl="0" w:tplc="8FE258D6">
      <w:start w:val="1"/>
      <w:numFmt w:val="lowerLetter"/>
      <w:lvlText w:val="%1."/>
      <w:lvlJc w:val="left"/>
      <w:pPr>
        <w:ind w:left="1440" w:hanging="360"/>
      </w:pPr>
    </w:lvl>
    <w:lvl w:ilvl="1" w:tplc="040C001B">
      <w:start w:val="1"/>
      <w:numFmt w:val="lowerRoman"/>
      <w:lvlText w:val="%2."/>
      <w:lvlJc w:val="righ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1" w15:restartNumberingAfterBreak="0">
    <w:nsid w:val="3C4A20E4"/>
    <w:multiLevelType w:val="hybridMultilevel"/>
    <w:tmpl w:val="E75A2C6C"/>
    <w:lvl w:ilvl="0" w:tplc="8FE258D6">
      <w:start w:val="1"/>
      <w:numFmt w:val="lowerLetter"/>
      <w:lvlText w:val="%1."/>
      <w:lvlJc w:val="left"/>
      <w:pPr>
        <w:ind w:left="1440" w:hanging="360"/>
      </w:pPr>
    </w:lvl>
    <w:lvl w:ilvl="1" w:tplc="040C001B">
      <w:start w:val="1"/>
      <w:numFmt w:val="lowerRoman"/>
      <w:lvlText w:val="%2."/>
      <w:lvlJc w:val="righ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2" w15:restartNumberingAfterBreak="0">
    <w:nsid w:val="3E103D98"/>
    <w:multiLevelType w:val="hybridMultilevel"/>
    <w:tmpl w:val="66763798"/>
    <w:lvl w:ilvl="0" w:tplc="FF34225C">
      <w:start w:val="4"/>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D1C7FA6"/>
    <w:multiLevelType w:val="hybridMultilevel"/>
    <w:tmpl w:val="0A3A995E"/>
    <w:lvl w:ilvl="0" w:tplc="BB761A4E">
      <w:start w:val="1"/>
      <w:numFmt w:val="decimal"/>
      <w:pStyle w:val="Titre20"/>
      <w:lvlText w:val="1.%1"/>
      <w:lvlJc w:val="left"/>
      <w:pPr>
        <w:ind w:left="720" w:hanging="360"/>
      </w:pPr>
      <w:rPr>
        <w:rFonts w:hint="default"/>
      </w:rPr>
    </w:lvl>
    <w:lvl w:ilvl="1" w:tplc="040C0013">
      <w:start w:val="1"/>
      <w:numFmt w:val="upperRoman"/>
      <w:lvlText w:val="%2."/>
      <w:lvlJc w:val="righ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4E3C069F"/>
    <w:multiLevelType w:val="hybridMultilevel"/>
    <w:tmpl w:val="856E595E"/>
    <w:lvl w:ilvl="0" w:tplc="25FEC85E">
      <w:start w:val="4"/>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EB8228A"/>
    <w:multiLevelType w:val="hybridMultilevel"/>
    <w:tmpl w:val="EFFC46AA"/>
    <w:lvl w:ilvl="0" w:tplc="46D86048">
      <w:start w:val="1"/>
      <w:numFmt w:val="upperRoman"/>
      <w:pStyle w:val="titredocpyro"/>
      <w:lvlText w:val="%1)"/>
      <w:lvlJc w:val="left"/>
      <w:pPr>
        <w:ind w:left="1080" w:hanging="720"/>
      </w:pPr>
      <w:rPr>
        <w:rFonts w:hint="default"/>
      </w:rPr>
    </w:lvl>
    <w:lvl w:ilvl="1" w:tplc="9A3461BE">
      <w:start w:val="1"/>
      <w:numFmt w:val="lowerLetter"/>
      <w:pStyle w:val="sous-titredoc"/>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540806E7"/>
    <w:multiLevelType w:val="hybridMultilevel"/>
    <w:tmpl w:val="8B70AC34"/>
    <w:lvl w:ilvl="0" w:tplc="25FEC85E">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4A8003F"/>
    <w:multiLevelType w:val="hybridMultilevel"/>
    <w:tmpl w:val="98FC98EE"/>
    <w:lvl w:ilvl="0" w:tplc="25FEC85E">
      <w:start w:val="4"/>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56A1956"/>
    <w:multiLevelType w:val="hybridMultilevel"/>
    <w:tmpl w:val="BD34E4BE"/>
    <w:name w:val="WW8Num112222"/>
    <w:lvl w:ilvl="0" w:tplc="040C0005">
      <w:start w:val="1"/>
      <w:numFmt w:val="bullet"/>
      <w:lvlText w:val=""/>
      <w:lvlJc w:val="left"/>
      <w:pPr>
        <w:tabs>
          <w:tab w:val="num" w:pos="1854"/>
        </w:tabs>
        <w:ind w:left="1854" w:hanging="360"/>
      </w:pPr>
      <w:rPr>
        <w:rFonts w:ascii="Wingdings" w:hAnsi="Wingdings" w:hint="default"/>
      </w:rPr>
    </w:lvl>
    <w:lvl w:ilvl="1" w:tplc="040C0003" w:tentative="1">
      <w:start w:val="1"/>
      <w:numFmt w:val="bullet"/>
      <w:lvlText w:val="o"/>
      <w:lvlJc w:val="left"/>
      <w:pPr>
        <w:tabs>
          <w:tab w:val="num" w:pos="2574"/>
        </w:tabs>
        <w:ind w:left="2574" w:hanging="360"/>
      </w:pPr>
      <w:rPr>
        <w:rFonts w:ascii="Courier New" w:hAnsi="Courier New" w:cs="Courier New" w:hint="default"/>
      </w:rPr>
    </w:lvl>
    <w:lvl w:ilvl="2" w:tplc="040C0005" w:tentative="1">
      <w:start w:val="1"/>
      <w:numFmt w:val="bullet"/>
      <w:lvlText w:val=""/>
      <w:lvlJc w:val="left"/>
      <w:pPr>
        <w:tabs>
          <w:tab w:val="num" w:pos="3294"/>
        </w:tabs>
        <w:ind w:left="3294" w:hanging="360"/>
      </w:pPr>
      <w:rPr>
        <w:rFonts w:ascii="Wingdings" w:hAnsi="Wingdings" w:hint="default"/>
      </w:rPr>
    </w:lvl>
    <w:lvl w:ilvl="3" w:tplc="040C000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49" w15:restartNumberingAfterBreak="0">
    <w:nsid w:val="58B30E6C"/>
    <w:multiLevelType w:val="hybridMultilevel"/>
    <w:tmpl w:val="F3C0A9FA"/>
    <w:lvl w:ilvl="0" w:tplc="8FE258D6">
      <w:start w:val="1"/>
      <w:numFmt w:val="lowerLetter"/>
      <w:lvlText w:val="%1."/>
      <w:lvlJc w:val="left"/>
      <w:pPr>
        <w:ind w:left="1440" w:hanging="360"/>
      </w:pPr>
    </w:lvl>
    <w:lvl w:ilvl="1" w:tplc="040C001B">
      <w:start w:val="1"/>
      <w:numFmt w:val="lowerRoman"/>
      <w:lvlText w:val="%2."/>
      <w:lvlJc w:val="righ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0" w15:restartNumberingAfterBreak="0">
    <w:nsid w:val="59206BC1"/>
    <w:multiLevelType w:val="hybridMultilevel"/>
    <w:tmpl w:val="3D02D702"/>
    <w:name w:val="WW8Num1122223"/>
    <w:lvl w:ilvl="0" w:tplc="040C0005">
      <w:start w:val="1"/>
      <w:numFmt w:val="bullet"/>
      <w:lvlText w:val=""/>
      <w:lvlJc w:val="left"/>
      <w:pPr>
        <w:tabs>
          <w:tab w:val="num" w:pos="1288"/>
        </w:tabs>
        <w:ind w:left="1288" w:hanging="360"/>
      </w:pPr>
      <w:rPr>
        <w:rFonts w:ascii="Wingdings" w:hAnsi="Wingdings" w:hint="default"/>
      </w:rPr>
    </w:lvl>
    <w:lvl w:ilvl="1" w:tplc="040C0003" w:tentative="1">
      <w:start w:val="1"/>
      <w:numFmt w:val="bullet"/>
      <w:lvlText w:val="o"/>
      <w:lvlJc w:val="left"/>
      <w:pPr>
        <w:tabs>
          <w:tab w:val="num" w:pos="2008"/>
        </w:tabs>
        <w:ind w:left="2008" w:hanging="360"/>
      </w:pPr>
      <w:rPr>
        <w:rFonts w:ascii="Courier New" w:hAnsi="Courier New" w:cs="Courier New" w:hint="default"/>
      </w:rPr>
    </w:lvl>
    <w:lvl w:ilvl="2" w:tplc="040C0005" w:tentative="1">
      <w:start w:val="1"/>
      <w:numFmt w:val="bullet"/>
      <w:lvlText w:val=""/>
      <w:lvlJc w:val="left"/>
      <w:pPr>
        <w:tabs>
          <w:tab w:val="num" w:pos="2728"/>
        </w:tabs>
        <w:ind w:left="2728" w:hanging="360"/>
      </w:pPr>
      <w:rPr>
        <w:rFonts w:ascii="Wingdings" w:hAnsi="Wingdings" w:hint="default"/>
      </w:rPr>
    </w:lvl>
    <w:lvl w:ilvl="3" w:tplc="040C0001" w:tentative="1">
      <w:start w:val="1"/>
      <w:numFmt w:val="bullet"/>
      <w:lvlText w:val=""/>
      <w:lvlJc w:val="left"/>
      <w:pPr>
        <w:tabs>
          <w:tab w:val="num" w:pos="3448"/>
        </w:tabs>
        <w:ind w:left="3448" w:hanging="360"/>
      </w:pPr>
      <w:rPr>
        <w:rFonts w:ascii="Symbol" w:hAnsi="Symbol" w:hint="default"/>
      </w:rPr>
    </w:lvl>
    <w:lvl w:ilvl="4" w:tplc="040C0003" w:tentative="1">
      <w:start w:val="1"/>
      <w:numFmt w:val="bullet"/>
      <w:lvlText w:val="o"/>
      <w:lvlJc w:val="left"/>
      <w:pPr>
        <w:tabs>
          <w:tab w:val="num" w:pos="4168"/>
        </w:tabs>
        <w:ind w:left="4168" w:hanging="360"/>
      </w:pPr>
      <w:rPr>
        <w:rFonts w:ascii="Courier New" w:hAnsi="Courier New" w:cs="Courier New" w:hint="default"/>
      </w:rPr>
    </w:lvl>
    <w:lvl w:ilvl="5" w:tplc="040C0005" w:tentative="1">
      <w:start w:val="1"/>
      <w:numFmt w:val="bullet"/>
      <w:lvlText w:val=""/>
      <w:lvlJc w:val="left"/>
      <w:pPr>
        <w:tabs>
          <w:tab w:val="num" w:pos="4888"/>
        </w:tabs>
        <w:ind w:left="4888" w:hanging="360"/>
      </w:pPr>
      <w:rPr>
        <w:rFonts w:ascii="Wingdings" w:hAnsi="Wingdings" w:hint="default"/>
      </w:rPr>
    </w:lvl>
    <w:lvl w:ilvl="6" w:tplc="040C0001" w:tentative="1">
      <w:start w:val="1"/>
      <w:numFmt w:val="bullet"/>
      <w:lvlText w:val=""/>
      <w:lvlJc w:val="left"/>
      <w:pPr>
        <w:tabs>
          <w:tab w:val="num" w:pos="5608"/>
        </w:tabs>
        <w:ind w:left="5608" w:hanging="360"/>
      </w:pPr>
      <w:rPr>
        <w:rFonts w:ascii="Symbol" w:hAnsi="Symbol" w:hint="default"/>
      </w:rPr>
    </w:lvl>
    <w:lvl w:ilvl="7" w:tplc="040C0003" w:tentative="1">
      <w:start w:val="1"/>
      <w:numFmt w:val="bullet"/>
      <w:lvlText w:val="o"/>
      <w:lvlJc w:val="left"/>
      <w:pPr>
        <w:tabs>
          <w:tab w:val="num" w:pos="6328"/>
        </w:tabs>
        <w:ind w:left="6328" w:hanging="360"/>
      </w:pPr>
      <w:rPr>
        <w:rFonts w:ascii="Courier New" w:hAnsi="Courier New" w:cs="Courier New" w:hint="default"/>
      </w:rPr>
    </w:lvl>
    <w:lvl w:ilvl="8" w:tplc="040C0005" w:tentative="1">
      <w:start w:val="1"/>
      <w:numFmt w:val="bullet"/>
      <w:lvlText w:val=""/>
      <w:lvlJc w:val="left"/>
      <w:pPr>
        <w:tabs>
          <w:tab w:val="num" w:pos="7048"/>
        </w:tabs>
        <w:ind w:left="7048" w:hanging="360"/>
      </w:pPr>
      <w:rPr>
        <w:rFonts w:ascii="Wingdings" w:hAnsi="Wingdings" w:hint="default"/>
      </w:rPr>
    </w:lvl>
  </w:abstractNum>
  <w:abstractNum w:abstractNumId="51" w15:restartNumberingAfterBreak="0">
    <w:nsid w:val="61110A2A"/>
    <w:multiLevelType w:val="hybridMultilevel"/>
    <w:tmpl w:val="5BC64B9A"/>
    <w:name w:val="WW8Num1122222"/>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644009A"/>
    <w:multiLevelType w:val="hybridMultilevel"/>
    <w:tmpl w:val="A652347C"/>
    <w:name w:val="WW8Num11222"/>
    <w:lvl w:ilvl="0" w:tplc="040C0005">
      <w:start w:val="1"/>
      <w:numFmt w:val="bullet"/>
      <w:lvlText w:val=""/>
      <w:lvlJc w:val="left"/>
      <w:pPr>
        <w:tabs>
          <w:tab w:val="num" w:pos="1146"/>
        </w:tabs>
        <w:ind w:left="1146" w:hanging="360"/>
      </w:pPr>
      <w:rPr>
        <w:rFonts w:ascii="Wingdings" w:hAnsi="Wingdings" w:hint="default"/>
      </w:rPr>
    </w:lvl>
    <w:lvl w:ilvl="1" w:tplc="040C0003" w:tentative="1">
      <w:start w:val="1"/>
      <w:numFmt w:val="bullet"/>
      <w:lvlText w:val="o"/>
      <w:lvlJc w:val="left"/>
      <w:pPr>
        <w:tabs>
          <w:tab w:val="num" w:pos="1866"/>
        </w:tabs>
        <w:ind w:left="1866" w:hanging="360"/>
      </w:pPr>
      <w:rPr>
        <w:rFonts w:ascii="Courier New" w:hAnsi="Courier New" w:cs="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cs="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cs="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53" w15:restartNumberingAfterBreak="0">
    <w:nsid w:val="67A62331"/>
    <w:multiLevelType w:val="multilevel"/>
    <w:tmpl w:val="10B08C82"/>
    <w:lvl w:ilvl="0">
      <w:start w:val="1"/>
      <w:numFmt w:val="decimal"/>
      <w:pStyle w:val="Titre1"/>
      <w:lvlText w:val="Article %1.    "/>
      <w:lvlJc w:val="center"/>
      <w:pPr>
        <w:ind w:left="594" w:hanging="36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8" w:hanging="576"/>
      </w:pPr>
      <w:rPr>
        <w:rFonts w:hint="default"/>
      </w:rPr>
    </w:lvl>
    <w:lvl w:ilvl="2">
      <w:start w:val="1"/>
      <w:numFmt w:val="decimal"/>
      <w:pStyle w:val="Titre3"/>
      <w:lvlText w:val="%1.%2.%3"/>
      <w:lvlJc w:val="left"/>
      <w:pPr>
        <w:ind w:left="722" w:hanging="720"/>
      </w:pPr>
      <w:rPr>
        <w:rFonts w:hint="default"/>
        <w:sz w:val="22"/>
      </w:rPr>
    </w:lvl>
    <w:lvl w:ilvl="3">
      <w:start w:val="1"/>
      <w:numFmt w:val="decimal"/>
      <w:pStyle w:val="Titre4"/>
      <w:lvlText w:val="%1.%2.%3.%4"/>
      <w:lvlJc w:val="left"/>
      <w:pPr>
        <w:ind w:left="866" w:hanging="864"/>
      </w:pPr>
      <w:rPr>
        <w:rFonts w:hint="default"/>
      </w:rPr>
    </w:lvl>
    <w:lvl w:ilvl="4">
      <w:start w:val="1"/>
      <w:numFmt w:val="decimal"/>
      <w:pStyle w:val="Titre5"/>
      <w:lvlText w:val="%1.%2.%3.%4.%5"/>
      <w:lvlJc w:val="left"/>
      <w:pPr>
        <w:ind w:left="1010" w:hanging="1008"/>
      </w:pPr>
      <w:rPr>
        <w:rFonts w:hint="default"/>
      </w:rPr>
    </w:lvl>
    <w:lvl w:ilvl="5">
      <w:start w:val="1"/>
      <w:numFmt w:val="decimal"/>
      <w:pStyle w:val="Titre6"/>
      <w:lvlText w:val="%1.%2.%3.%4.%5.%6"/>
      <w:lvlJc w:val="left"/>
      <w:pPr>
        <w:ind w:left="1154" w:hanging="1152"/>
      </w:pPr>
      <w:rPr>
        <w:rFonts w:hint="default"/>
      </w:rPr>
    </w:lvl>
    <w:lvl w:ilvl="6">
      <w:start w:val="1"/>
      <w:numFmt w:val="decimal"/>
      <w:pStyle w:val="Titre7"/>
      <w:lvlText w:val="%1.%2.%3.%4.%5.%6.%7"/>
      <w:lvlJc w:val="left"/>
      <w:pPr>
        <w:ind w:left="1298" w:hanging="1296"/>
      </w:pPr>
      <w:rPr>
        <w:rFonts w:hint="default"/>
      </w:rPr>
    </w:lvl>
    <w:lvl w:ilvl="7">
      <w:start w:val="1"/>
      <w:numFmt w:val="decimal"/>
      <w:pStyle w:val="Titre8"/>
      <w:lvlText w:val="%1.%2.%3.%4.%5.%6.%7.%8"/>
      <w:lvlJc w:val="left"/>
      <w:pPr>
        <w:ind w:left="1442" w:hanging="1440"/>
      </w:pPr>
      <w:rPr>
        <w:rFonts w:hint="default"/>
      </w:rPr>
    </w:lvl>
    <w:lvl w:ilvl="8">
      <w:start w:val="1"/>
      <w:numFmt w:val="decimal"/>
      <w:pStyle w:val="Titre9"/>
      <w:lvlText w:val="%1.%2.%3.%4.%5.%6.%7.%8.%9"/>
      <w:lvlJc w:val="left"/>
      <w:pPr>
        <w:ind w:left="1586" w:hanging="1584"/>
      </w:pPr>
      <w:rPr>
        <w:rFonts w:hint="default"/>
      </w:rPr>
    </w:lvl>
  </w:abstractNum>
  <w:abstractNum w:abstractNumId="54" w15:restartNumberingAfterBreak="0">
    <w:nsid w:val="67AC01A4"/>
    <w:multiLevelType w:val="hybridMultilevel"/>
    <w:tmpl w:val="68DC162E"/>
    <w:lvl w:ilvl="0" w:tplc="FF34225C">
      <w:start w:val="4"/>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6ED52AE6"/>
    <w:multiLevelType w:val="singleLevel"/>
    <w:tmpl w:val="90EC3BCC"/>
    <w:lvl w:ilvl="0">
      <w:start w:val="1"/>
      <w:numFmt w:val="bullet"/>
      <w:lvlText w:val=""/>
      <w:lvlJc w:val="left"/>
      <w:pPr>
        <w:tabs>
          <w:tab w:val="num" w:pos="1070"/>
        </w:tabs>
        <w:ind w:left="1070" w:hanging="360"/>
      </w:pPr>
      <w:rPr>
        <w:rFonts w:ascii="Wingdings" w:hAnsi="Wingdings" w:hint="default"/>
      </w:rPr>
    </w:lvl>
  </w:abstractNum>
  <w:abstractNum w:abstractNumId="56" w15:restartNumberingAfterBreak="0">
    <w:nsid w:val="74390352"/>
    <w:multiLevelType w:val="hybridMultilevel"/>
    <w:tmpl w:val="2110C260"/>
    <w:lvl w:ilvl="0" w:tplc="FF34225C">
      <w:start w:val="4"/>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706034A"/>
    <w:multiLevelType w:val="hybridMultilevel"/>
    <w:tmpl w:val="C14E571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8" w15:restartNumberingAfterBreak="0">
    <w:nsid w:val="7B2C22C9"/>
    <w:multiLevelType w:val="singleLevel"/>
    <w:tmpl w:val="A8A2F4D4"/>
    <w:lvl w:ilvl="0">
      <w:numFmt w:val="bullet"/>
      <w:pStyle w:val="Tir"/>
      <w:lvlText w:val="-"/>
      <w:lvlJc w:val="left"/>
      <w:pPr>
        <w:tabs>
          <w:tab w:val="num" w:pos="360"/>
        </w:tabs>
        <w:ind w:left="340" w:hanging="340"/>
      </w:pPr>
      <w:rPr>
        <w:rFonts w:hint="default"/>
      </w:rPr>
    </w:lvl>
  </w:abstractNum>
  <w:abstractNum w:abstractNumId="59" w15:restartNumberingAfterBreak="0">
    <w:nsid w:val="7ED17D1A"/>
    <w:multiLevelType w:val="hybridMultilevel"/>
    <w:tmpl w:val="696A768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58"/>
  </w:num>
  <w:num w:numId="2">
    <w:abstractNumId w:val="45"/>
  </w:num>
  <w:num w:numId="3">
    <w:abstractNumId w:val="53"/>
  </w:num>
  <w:num w:numId="4">
    <w:abstractNumId w:val="43"/>
  </w:num>
  <w:num w:numId="5">
    <w:abstractNumId w:val="35"/>
  </w:num>
  <w:num w:numId="6">
    <w:abstractNumId w:val="40"/>
    <w:lvlOverride w:ilvl="0">
      <w:startOverride w:val="1"/>
    </w:lvlOverride>
  </w:num>
  <w:num w:numId="7">
    <w:abstractNumId w:val="40"/>
    <w:lvlOverride w:ilvl="0">
      <w:startOverride w:val="1"/>
    </w:lvlOverride>
  </w:num>
  <w:num w:numId="8">
    <w:abstractNumId w:val="54"/>
  </w:num>
  <w:num w:numId="9">
    <w:abstractNumId w:val="32"/>
  </w:num>
  <w:num w:numId="10">
    <w:abstractNumId w:val="42"/>
  </w:num>
  <w:num w:numId="11">
    <w:abstractNumId w:val="49"/>
  </w:num>
  <w:num w:numId="12">
    <w:abstractNumId w:val="41"/>
  </w:num>
  <w:num w:numId="13">
    <w:abstractNumId w:val="31"/>
  </w:num>
  <w:num w:numId="14">
    <w:abstractNumId w:val="37"/>
  </w:num>
  <w:num w:numId="15">
    <w:abstractNumId w:val="34"/>
  </w:num>
  <w:num w:numId="16">
    <w:abstractNumId w:val="53"/>
    <w:lvlOverride w:ilvl="0">
      <w:startOverride w:val="6"/>
    </w:lvlOverride>
    <w:lvlOverride w:ilvl="1">
      <w:startOverride w:val="1"/>
    </w:lvlOverride>
  </w:num>
  <w:num w:numId="17">
    <w:abstractNumId w:val="35"/>
  </w:num>
  <w:num w:numId="18">
    <w:abstractNumId w:val="35"/>
  </w:num>
  <w:num w:numId="19">
    <w:abstractNumId w:val="35"/>
  </w:num>
  <w:num w:numId="20">
    <w:abstractNumId w:val="35"/>
  </w:num>
  <w:num w:numId="21">
    <w:abstractNumId w:val="53"/>
  </w:num>
  <w:num w:numId="22">
    <w:abstractNumId w:val="29"/>
  </w:num>
  <w:num w:numId="23">
    <w:abstractNumId w:val="40"/>
  </w:num>
  <w:num w:numId="24">
    <w:abstractNumId w:val="56"/>
  </w:num>
  <w:num w:numId="25">
    <w:abstractNumId w:val="57"/>
  </w:num>
  <w:num w:numId="26">
    <w:abstractNumId w:val="33"/>
  </w:num>
  <w:num w:numId="27">
    <w:abstractNumId w:val="30"/>
  </w:num>
  <w:num w:numId="28">
    <w:abstractNumId w:val="55"/>
  </w:num>
  <w:num w:numId="29">
    <w:abstractNumId w:val="47"/>
  </w:num>
  <w:num w:numId="30">
    <w:abstractNumId w:val="46"/>
  </w:num>
  <w:num w:numId="31">
    <w:abstractNumId w:val="39"/>
  </w:num>
  <w:num w:numId="32">
    <w:abstractNumId w:val="44"/>
  </w:num>
  <w:num w:numId="33">
    <w:abstractNumId w:val="28"/>
  </w:num>
  <w:num w:numId="34">
    <w:abstractNumId w:val="5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AILLEU Elodie ASC NIV 2 OT">
    <w15:presenceInfo w15:providerId="None" w15:userId="CHAILLEU Elodie ASC NIV 2 OT"/>
  </w15:person>
  <w15:person w15:author="BEN GHARBIA Sonia ASC NIV 2 OP">
    <w15:presenceInfo w15:providerId="AD" w15:userId="S-1-5-21-2255225037-4143705525-1198626713-3293438"/>
  </w15:person>
  <w15:person w15:author="DR-CPT\s.soulie3">
    <w15:presenceInfo w15:providerId="None" w15:userId="DR-CPT\s.souli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activeWritingStyle w:appName="MSWord" w:lang="en-GB" w:vendorID="64" w:dllVersion="131078" w:nlCheck="1" w:checkStyle="0"/>
  <w:activeWritingStyle w:appName="MSWord" w:lang="fr-FR" w:vendorID="64" w:dllVersion="131078" w:nlCheck="1" w:checkStyle="0"/>
  <w:activeWritingStyle w:appName="MSWord" w:lang="de-DE" w:vendorID="64" w:dllVersion="131078" w:nlCheck="1" w:checkStyle="1"/>
  <w:activeWritingStyle w:appName="MSWord" w:lang="en-US" w:vendorID="64" w:dllVersion="131078" w:nlCheck="1" w:checkStyle="1"/>
  <w:activeWritingStyle w:appName="MSWord" w:lang="fr-BE" w:vendorID="64" w:dllVersion="131078" w:nlCheck="1" w:checkStyle="0"/>
  <w:proofState w:spelling="clean" w:grammar="clean"/>
  <w:stylePaneFormatFilter w:val="3F05" w:allStyles="1"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27"/>
  <w:hyphenationZone w:val="425"/>
  <w:drawingGridHorizontalSpacing w:val="113"/>
  <w:drawingGridVerticalSpacing w:val="113"/>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102401" strokecolor="none [3213]">
      <v:stroke color="none [3213]" weight="1.5pt"/>
      <o:colormru v:ext="edit" colors="#ffc,white"/>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E45"/>
    <w:rsid w:val="00000685"/>
    <w:rsid w:val="00000837"/>
    <w:rsid w:val="00000A62"/>
    <w:rsid w:val="00000CB4"/>
    <w:rsid w:val="000010EB"/>
    <w:rsid w:val="0000177C"/>
    <w:rsid w:val="00001A46"/>
    <w:rsid w:val="0000269F"/>
    <w:rsid w:val="00002D8C"/>
    <w:rsid w:val="0000320F"/>
    <w:rsid w:val="00004A9C"/>
    <w:rsid w:val="00004D6D"/>
    <w:rsid w:val="00004FFD"/>
    <w:rsid w:val="000058D3"/>
    <w:rsid w:val="00005D01"/>
    <w:rsid w:val="00006A7E"/>
    <w:rsid w:val="00006C71"/>
    <w:rsid w:val="00006F0E"/>
    <w:rsid w:val="00006F7E"/>
    <w:rsid w:val="00007B8B"/>
    <w:rsid w:val="00007E02"/>
    <w:rsid w:val="00012E96"/>
    <w:rsid w:val="00012F61"/>
    <w:rsid w:val="00013027"/>
    <w:rsid w:val="0001462B"/>
    <w:rsid w:val="00014C17"/>
    <w:rsid w:val="000155CC"/>
    <w:rsid w:val="00015B0E"/>
    <w:rsid w:val="00015C6B"/>
    <w:rsid w:val="0001667E"/>
    <w:rsid w:val="000168EB"/>
    <w:rsid w:val="00016DC7"/>
    <w:rsid w:val="00016FCC"/>
    <w:rsid w:val="00017484"/>
    <w:rsid w:val="00017661"/>
    <w:rsid w:val="0002006C"/>
    <w:rsid w:val="00021A35"/>
    <w:rsid w:val="00022620"/>
    <w:rsid w:val="00022A4D"/>
    <w:rsid w:val="00022F59"/>
    <w:rsid w:val="0002337E"/>
    <w:rsid w:val="00023461"/>
    <w:rsid w:val="00023813"/>
    <w:rsid w:val="00023DF9"/>
    <w:rsid w:val="00023EBF"/>
    <w:rsid w:val="0002450A"/>
    <w:rsid w:val="00024AF2"/>
    <w:rsid w:val="00025200"/>
    <w:rsid w:val="000255BE"/>
    <w:rsid w:val="00025644"/>
    <w:rsid w:val="0002583A"/>
    <w:rsid w:val="00025849"/>
    <w:rsid w:val="000263F9"/>
    <w:rsid w:val="000268F0"/>
    <w:rsid w:val="00026B42"/>
    <w:rsid w:val="00027167"/>
    <w:rsid w:val="00027414"/>
    <w:rsid w:val="0002747C"/>
    <w:rsid w:val="00027700"/>
    <w:rsid w:val="000277B1"/>
    <w:rsid w:val="000301F1"/>
    <w:rsid w:val="000303CD"/>
    <w:rsid w:val="00030ADE"/>
    <w:rsid w:val="00031481"/>
    <w:rsid w:val="0003162D"/>
    <w:rsid w:val="000324A4"/>
    <w:rsid w:val="00032879"/>
    <w:rsid w:val="00032FA4"/>
    <w:rsid w:val="00033DF4"/>
    <w:rsid w:val="00033F9D"/>
    <w:rsid w:val="000344D3"/>
    <w:rsid w:val="000350F3"/>
    <w:rsid w:val="00035A95"/>
    <w:rsid w:val="00036329"/>
    <w:rsid w:val="00036F8B"/>
    <w:rsid w:val="000374E6"/>
    <w:rsid w:val="000375B3"/>
    <w:rsid w:val="000376B9"/>
    <w:rsid w:val="0003784F"/>
    <w:rsid w:val="00037F40"/>
    <w:rsid w:val="000402D9"/>
    <w:rsid w:val="00040677"/>
    <w:rsid w:val="00040C93"/>
    <w:rsid w:val="00040EEB"/>
    <w:rsid w:val="0004177E"/>
    <w:rsid w:val="00041C53"/>
    <w:rsid w:val="00041C62"/>
    <w:rsid w:val="00041D16"/>
    <w:rsid w:val="00041DA5"/>
    <w:rsid w:val="00041DCE"/>
    <w:rsid w:val="0004208A"/>
    <w:rsid w:val="00042C33"/>
    <w:rsid w:val="00043716"/>
    <w:rsid w:val="00043C0E"/>
    <w:rsid w:val="000449C6"/>
    <w:rsid w:val="00044F3D"/>
    <w:rsid w:val="00045433"/>
    <w:rsid w:val="0004564A"/>
    <w:rsid w:val="00045695"/>
    <w:rsid w:val="0004569B"/>
    <w:rsid w:val="00045D33"/>
    <w:rsid w:val="000463B2"/>
    <w:rsid w:val="00046C6A"/>
    <w:rsid w:val="00046E48"/>
    <w:rsid w:val="00047147"/>
    <w:rsid w:val="0004734C"/>
    <w:rsid w:val="000476E9"/>
    <w:rsid w:val="0004772B"/>
    <w:rsid w:val="00047C36"/>
    <w:rsid w:val="00047F6A"/>
    <w:rsid w:val="00047F6F"/>
    <w:rsid w:val="000500D0"/>
    <w:rsid w:val="00050718"/>
    <w:rsid w:val="000512E1"/>
    <w:rsid w:val="00051C4C"/>
    <w:rsid w:val="0005246B"/>
    <w:rsid w:val="000524DA"/>
    <w:rsid w:val="000524FE"/>
    <w:rsid w:val="000528DB"/>
    <w:rsid w:val="00052B21"/>
    <w:rsid w:val="00052BBB"/>
    <w:rsid w:val="00053099"/>
    <w:rsid w:val="0005325D"/>
    <w:rsid w:val="0005349D"/>
    <w:rsid w:val="00053576"/>
    <w:rsid w:val="00053DC9"/>
    <w:rsid w:val="00054A05"/>
    <w:rsid w:val="00055E39"/>
    <w:rsid w:val="00056628"/>
    <w:rsid w:val="00056E0B"/>
    <w:rsid w:val="00057006"/>
    <w:rsid w:val="00057047"/>
    <w:rsid w:val="0005773F"/>
    <w:rsid w:val="00057974"/>
    <w:rsid w:val="00057A48"/>
    <w:rsid w:val="00057B39"/>
    <w:rsid w:val="00057E2D"/>
    <w:rsid w:val="000603D9"/>
    <w:rsid w:val="0006051B"/>
    <w:rsid w:val="000605A3"/>
    <w:rsid w:val="00060B51"/>
    <w:rsid w:val="0006152C"/>
    <w:rsid w:val="00061A49"/>
    <w:rsid w:val="00061C96"/>
    <w:rsid w:val="00061DEA"/>
    <w:rsid w:val="0006209E"/>
    <w:rsid w:val="000623DE"/>
    <w:rsid w:val="000624C6"/>
    <w:rsid w:val="00062533"/>
    <w:rsid w:val="00063073"/>
    <w:rsid w:val="00063DF1"/>
    <w:rsid w:val="00063FD8"/>
    <w:rsid w:val="000640B0"/>
    <w:rsid w:val="00064950"/>
    <w:rsid w:val="00064ED8"/>
    <w:rsid w:val="000653E0"/>
    <w:rsid w:val="0006654C"/>
    <w:rsid w:val="000666F2"/>
    <w:rsid w:val="000667A6"/>
    <w:rsid w:val="00066E5C"/>
    <w:rsid w:val="0006795B"/>
    <w:rsid w:val="00070112"/>
    <w:rsid w:val="0007023E"/>
    <w:rsid w:val="000702D5"/>
    <w:rsid w:val="000702F1"/>
    <w:rsid w:val="0007057F"/>
    <w:rsid w:val="00070EC4"/>
    <w:rsid w:val="00070F78"/>
    <w:rsid w:val="00071317"/>
    <w:rsid w:val="000713B4"/>
    <w:rsid w:val="00071E16"/>
    <w:rsid w:val="00071E1A"/>
    <w:rsid w:val="00071E53"/>
    <w:rsid w:val="0007240D"/>
    <w:rsid w:val="000724D4"/>
    <w:rsid w:val="0007356C"/>
    <w:rsid w:val="00073D21"/>
    <w:rsid w:val="00073FB0"/>
    <w:rsid w:val="00074C1C"/>
    <w:rsid w:val="0007534C"/>
    <w:rsid w:val="000760C8"/>
    <w:rsid w:val="00076514"/>
    <w:rsid w:val="00076C34"/>
    <w:rsid w:val="000770CC"/>
    <w:rsid w:val="000779E2"/>
    <w:rsid w:val="00080193"/>
    <w:rsid w:val="00080F19"/>
    <w:rsid w:val="000813F4"/>
    <w:rsid w:val="00081E0A"/>
    <w:rsid w:val="00082AAA"/>
    <w:rsid w:val="00082FD4"/>
    <w:rsid w:val="00083AE0"/>
    <w:rsid w:val="00083F54"/>
    <w:rsid w:val="000840D3"/>
    <w:rsid w:val="000850E8"/>
    <w:rsid w:val="0008589F"/>
    <w:rsid w:val="00085BCD"/>
    <w:rsid w:val="0008616B"/>
    <w:rsid w:val="00086468"/>
    <w:rsid w:val="00086DCA"/>
    <w:rsid w:val="000870F4"/>
    <w:rsid w:val="0008726E"/>
    <w:rsid w:val="000877BE"/>
    <w:rsid w:val="00087921"/>
    <w:rsid w:val="00087B83"/>
    <w:rsid w:val="00087F55"/>
    <w:rsid w:val="000900E4"/>
    <w:rsid w:val="00090543"/>
    <w:rsid w:val="00090E7C"/>
    <w:rsid w:val="00091059"/>
    <w:rsid w:val="000913A7"/>
    <w:rsid w:val="00091BDC"/>
    <w:rsid w:val="000929E8"/>
    <w:rsid w:val="00092A5C"/>
    <w:rsid w:val="000933E9"/>
    <w:rsid w:val="00094EAD"/>
    <w:rsid w:val="00096E91"/>
    <w:rsid w:val="00096FFF"/>
    <w:rsid w:val="00097B30"/>
    <w:rsid w:val="00097DB1"/>
    <w:rsid w:val="00097E96"/>
    <w:rsid w:val="000A0452"/>
    <w:rsid w:val="000A05B5"/>
    <w:rsid w:val="000A0D47"/>
    <w:rsid w:val="000A126B"/>
    <w:rsid w:val="000A1331"/>
    <w:rsid w:val="000A239A"/>
    <w:rsid w:val="000A2C3D"/>
    <w:rsid w:val="000A2DD3"/>
    <w:rsid w:val="000A2EDC"/>
    <w:rsid w:val="000A4121"/>
    <w:rsid w:val="000A49B6"/>
    <w:rsid w:val="000A4E60"/>
    <w:rsid w:val="000A58C1"/>
    <w:rsid w:val="000A5F69"/>
    <w:rsid w:val="000A601C"/>
    <w:rsid w:val="000A65A4"/>
    <w:rsid w:val="000A6602"/>
    <w:rsid w:val="000A79AD"/>
    <w:rsid w:val="000A7AD2"/>
    <w:rsid w:val="000B049A"/>
    <w:rsid w:val="000B052D"/>
    <w:rsid w:val="000B07CF"/>
    <w:rsid w:val="000B0EA3"/>
    <w:rsid w:val="000B10FF"/>
    <w:rsid w:val="000B1142"/>
    <w:rsid w:val="000B1700"/>
    <w:rsid w:val="000B21E9"/>
    <w:rsid w:val="000B2468"/>
    <w:rsid w:val="000B2B95"/>
    <w:rsid w:val="000B33DD"/>
    <w:rsid w:val="000B3935"/>
    <w:rsid w:val="000B39CC"/>
    <w:rsid w:val="000B3C22"/>
    <w:rsid w:val="000B405B"/>
    <w:rsid w:val="000B4495"/>
    <w:rsid w:val="000B4911"/>
    <w:rsid w:val="000B4D39"/>
    <w:rsid w:val="000B4F70"/>
    <w:rsid w:val="000B5561"/>
    <w:rsid w:val="000B568E"/>
    <w:rsid w:val="000B5963"/>
    <w:rsid w:val="000B5A6F"/>
    <w:rsid w:val="000B5CE6"/>
    <w:rsid w:val="000B606F"/>
    <w:rsid w:val="000B6116"/>
    <w:rsid w:val="000B61A2"/>
    <w:rsid w:val="000B6F6E"/>
    <w:rsid w:val="000B72A1"/>
    <w:rsid w:val="000B72BF"/>
    <w:rsid w:val="000B7634"/>
    <w:rsid w:val="000B7661"/>
    <w:rsid w:val="000B7AEF"/>
    <w:rsid w:val="000B7B8F"/>
    <w:rsid w:val="000C0BF9"/>
    <w:rsid w:val="000C1118"/>
    <w:rsid w:val="000C218A"/>
    <w:rsid w:val="000C23D9"/>
    <w:rsid w:val="000C39F0"/>
    <w:rsid w:val="000C4979"/>
    <w:rsid w:val="000C6C19"/>
    <w:rsid w:val="000C6D9B"/>
    <w:rsid w:val="000C7375"/>
    <w:rsid w:val="000C79AF"/>
    <w:rsid w:val="000C7CFB"/>
    <w:rsid w:val="000C7E35"/>
    <w:rsid w:val="000D04B1"/>
    <w:rsid w:val="000D14DF"/>
    <w:rsid w:val="000D165C"/>
    <w:rsid w:val="000D2000"/>
    <w:rsid w:val="000D417D"/>
    <w:rsid w:val="000D4F90"/>
    <w:rsid w:val="000D52DA"/>
    <w:rsid w:val="000D5758"/>
    <w:rsid w:val="000D5780"/>
    <w:rsid w:val="000D5D21"/>
    <w:rsid w:val="000D5E78"/>
    <w:rsid w:val="000D67F2"/>
    <w:rsid w:val="000D7003"/>
    <w:rsid w:val="000D7272"/>
    <w:rsid w:val="000E08D0"/>
    <w:rsid w:val="000E0D77"/>
    <w:rsid w:val="000E170B"/>
    <w:rsid w:val="000E1929"/>
    <w:rsid w:val="000E1D19"/>
    <w:rsid w:val="000E1F61"/>
    <w:rsid w:val="000E2C20"/>
    <w:rsid w:val="000E306A"/>
    <w:rsid w:val="000E353E"/>
    <w:rsid w:val="000E3C47"/>
    <w:rsid w:val="000E460A"/>
    <w:rsid w:val="000E56E6"/>
    <w:rsid w:val="000E5BDB"/>
    <w:rsid w:val="000E60E1"/>
    <w:rsid w:val="000E650B"/>
    <w:rsid w:val="000E69E3"/>
    <w:rsid w:val="000E6B7C"/>
    <w:rsid w:val="000E6DE5"/>
    <w:rsid w:val="000E6F9A"/>
    <w:rsid w:val="000E70DC"/>
    <w:rsid w:val="000E7C94"/>
    <w:rsid w:val="000F055A"/>
    <w:rsid w:val="000F072C"/>
    <w:rsid w:val="000F09C5"/>
    <w:rsid w:val="000F0A83"/>
    <w:rsid w:val="000F0ABB"/>
    <w:rsid w:val="000F0CC0"/>
    <w:rsid w:val="000F0D2E"/>
    <w:rsid w:val="000F1E73"/>
    <w:rsid w:val="000F253A"/>
    <w:rsid w:val="000F37ED"/>
    <w:rsid w:val="000F380F"/>
    <w:rsid w:val="000F3C55"/>
    <w:rsid w:val="000F497B"/>
    <w:rsid w:val="000F50B1"/>
    <w:rsid w:val="000F51D6"/>
    <w:rsid w:val="000F5E37"/>
    <w:rsid w:val="000F6598"/>
    <w:rsid w:val="000F66A8"/>
    <w:rsid w:val="000F6835"/>
    <w:rsid w:val="000F6E92"/>
    <w:rsid w:val="000F7556"/>
    <w:rsid w:val="000F77D7"/>
    <w:rsid w:val="000F7DDD"/>
    <w:rsid w:val="0010013C"/>
    <w:rsid w:val="00100807"/>
    <w:rsid w:val="00101CAF"/>
    <w:rsid w:val="00101E90"/>
    <w:rsid w:val="001025AE"/>
    <w:rsid w:val="0010334B"/>
    <w:rsid w:val="001033BE"/>
    <w:rsid w:val="00103845"/>
    <w:rsid w:val="00104C59"/>
    <w:rsid w:val="001052D8"/>
    <w:rsid w:val="0010531C"/>
    <w:rsid w:val="0010550D"/>
    <w:rsid w:val="0010588D"/>
    <w:rsid w:val="00105C92"/>
    <w:rsid w:val="00105CDF"/>
    <w:rsid w:val="00105D0D"/>
    <w:rsid w:val="00106332"/>
    <w:rsid w:val="001063A4"/>
    <w:rsid w:val="00107C28"/>
    <w:rsid w:val="0011053A"/>
    <w:rsid w:val="00111D54"/>
    <w:rsid w:val="001128DA"/>
    <w:rsid w:val="00112B4F"/>
    <w:rsid w:val="00113DC1"/>
    <w:rsid w:val="001140F2"/>
    <w:rsid w:val="00114AD1"/>
    <w:rsid w:val="00114AE8"/>
    <w:rsid w:val="00115235"/>
    <w:rsid w:val="00115519"/>
    <w:rsid w:val="0011579E"/>
    <w:rsid w:val="00115FAE"/>
    <w:rsid w:val="00116E83"/>
    <w:rsid w:val="00117259"/>
    <w:rsid w:val="001175EE"/>
    <w:rsid w:val="001178F3"/>
    <w:rsid w:val="00117CB3"/>
    <w:rsid w:val="001205EF"/>
    <w:rsid w:val="00121286"/>
    <w:rsid w:val="001213AA"/>
    <w:rsid w:val="00122287"/>
    <w:rsid w:val="0012269E"/>
    <w:rsid w:val="00122B22"/>
    <w:rsid w:val="00122B9D"/>
    <w:rsid w:val="00122DB6"/>
    <w:rsid w:val="00123038"/>
    <w:rsid w:val="001237FF"/>
    <w:rsid w:val="00123C6B"/>
    <w:rsid w:val="0012472F"/>
    <w:rsid w:val="001251FF"/>
    <w:rsid w:val="00125931"/>
    <w:rsid w:val="00126CB0"/>
    <w:rsid w:val="00127435"/>
    <w:rsid w:val="0012764D"/>
    <w:rsid w:val="00127830"/>
    <w:rsid w:val="00127DDF"/>
    <w:rsid w:val="0013009C"/>
    <w:rsid w:val="0013012B"/>
    <w:rsid w:val="00130406"/>
    <w:rsid w:val="00130732"/>
    <w:rsid w:val="00130A99"/>
    <w:rsid w:val="0013219D"/>
    <w:rsid w:val="00132F8D"/>
    <w:rsid w:val="0013324C"/>
    <w:rsid w:val="00133759"/>
    <w:rsid w:val="00133B5F"/>
    <w:rsid w:val="001341EE"/>
    <w:rsid w:val="001344F8"/>
    <w:rsid w:val="001347A7"/>
    <w:rsid w:val="00134AAF"/>
    <w:rsid w:val="00136D49"/>
    <w:rsid w:val="00136E38"/>
    <w:rsid w:val="0013702D"/>
    <w:rsid w:val="0013708E"/>
    <w:rsid w:val="00137692"/>
    <w:rsid w:val="001378ED"/>
    <w:rsid w:val="00137B90"/>
    <w:rsid w:val="0014147F"/>
    <w:rsid w:val="00141507"/>
    <w:rsid w:val="00142A90"/>
    <w:rsid w:val="001437BE"/>
    <w:rsid w:val="001440DA"/>
    <w:rsid w:val="001440F0"/>
    <w:rsid w:val="001448E5"/>
    <w:rsid w:val="00145037"/>
    <w:rsid w:val="00145B12"/>
    <w:rsid w:val="00145D76"/>
    <w:rsid w:val="00145DE7"/>
    <w:rsid w:val="00146389"/>
    <w:rsid w:val="001465B6"/>
    <w:rsid w:val="001469D2"/>
    <w:rsid w:val="0014734A"/>
    <w:rsid w:val="001502D9"/>
    <w:rsid w:val="00151872"/>
    <w:rsid w:val="00151B6F"/>
    <w:rsid w:val="001522A8"/>
    <w:rsid w:val="00153111"/>
    <w:rsid w:val="00153B0E"/>
    <w:rsid w:val="0015431C"/>
    <w:rsid w:val="001545E5"/>
    <w:rsid w:val="0015570D"/>
    <w:rsid w:val="00155C89"/>
    <w:rsid w:val="00156286"/>
    <w:rsid w:val="00156546"/>
    <w:rsid w:val="00156681"/>
    <w:rsid w:val="001568B4"/>
    <w:rsid w:val="0015766D"/>
    <w:rsid w:val="00157A74"/>
    <w:rsid w:val="00160624"/>
    <w:rsid w:val="00160AE3"/>
    <w:rsid w:val="00160C0B"/>
    <w:rsid w:val="0016176C"/>
    <w:rsid w:val="00161883"/>
    <w:rsid w:val="00161C6A"/>
    <w:rsid w:val="00161DCE"/>
    <w:rsid w:val="00162073"/>
    <w:rsid w:val="001621F0"/>
    <w:rsid w:val="00162A34"/>
    <w:rsid w:val="00162CAD"/>
    <w:rsid w:val="001632FE"/>
    <w:rsid w:val="00163633"/>
    <w:rsid w:val="001638E8"/>
    <w:rsid w:val="00163AD6"/>
    <w:rsid w:val="00163C48"/>
    <w:rsid w:val="00164184"/>
    <w:rsid w:val="0016469E"/>
    <w:rsid w:val="00164C22"/>
    <w:rsid w:val="00164F83"/>
    <w:rsid w:val="001652E5"/>
    <w:rsid w:val="0016635B"/>
    <w:rsid w:val="00166D13"/>
    <w:rsid w:val="001672A4"/>
    <w:rsid w:val="0016749E"/>
    <w:rsid w:val="0016751B"/>
    <w:rsid w:val="0016793C"/>
    <w:rsid w:val="00167C63"/>
    <w:rsid w:val="0017025B"/>
    <w:rsid w:val="001718C4"/>
    <w:rsid w:val="00171E3F"/>
    <w:rsid w:val="00171EB0"/>
    <w:rsid w:val="00171FEA"/>
    <w:rsid w:val="0017231F"/>
    <w:rsid w:val="00172BB6"/>
    <w:rsid w:val="00173E5D"/>
    <w:rsid w:val="00174143"/>
    <w:rsid w:val="00174430"/>
    <w:rsid w:val="0017462A"/>
    <w:rsid w:val="00174EDC"/>
    <w:rsid w:val="00175686"/>
    <w:rsid w:val="001760A2"/>
    <w:rsid w:val="001764B3"/>
    <w:rsid w:val="00176C60"/>
    <w:rsid w:val="0017744C"/>
    <w:rsid w:val="001776B0"/>
    <w:rsid w:val="0017795E"/>
    <w:rsid w:val="00177D45"/>
    <w:rsid w:val="001814DA"/>
    <w:rsid w:val="0018156E"/>
    <w:rsid w:val="001815FF"/>
    <w:rsid w:val="0018189D"/>
    <w:rsid w:val="00181B98"/>
    <w:rsid w:val="00181D47"/>
    <w:rsid w:val="00182416"/>
    <w:rsid w:val="001824D6"/>
    <w:rsid w:val="0018293D"/>
    <w:rsid w:val="00182B7E"/>
    <w:rsid w:val="00183238"/>
    <w:rsid w:val="00183319"/>
    <w:rsid w:val="001834B3"/>
    <w:rsid w:val="001838A6"/>
    <w:rsid w:val="00184087"/>
    <w:rsid w:val="001843EF"/>
    <w:rsid w:val="001847F8"/>
    <w:rsid w:val="00184E42"/>
    <w:rsid w:val="0018657E"/>
    <w:rsid w:val="00186A36"/>
    <w:rsid w:val="0018784B"/>
    <w:rsid w:val="00190D50"/>
    <w:rsid w:val="001913F6"/>
    <w:rsid w:val="0019175C"/>
    <w:rsid w:val="00191835"/>
    <w:rsid w:val="00191E12"/>
    <w:rsid w:val="0019207B"/>
    <w:rsid w:val="00192A8C"/>
    <w:rsid w:val="00192F36"/>
    <w:rsid w:val="0019319D"/>
    <w:rsid w:val="001933FD"/>
    <w:rsid w:val="001934C9"/>
    <w:rsid w:val="0019454A"/>
    <w:rsid w:val="001947BA"/>
    <w:rsid w:val="00194BA2"/>
    <w:rsid w:val="00194D78"/>
    <w:rsid w:val="00194DB6"/>
    <w:rsid w:val="001952CD"/>
    <w:rsid w:val="00195F00"/>
    <w:rsid w:val="00196290"/>
    <w:rsid w:val="00196BC2"/>
    <w:rsid w:val="00196FE2"/>
    <w:rsid w:val="00197AFC"/>
    <w:rsid w:val="001A0298"/>
    <w:rsid w:val="001A0479"/>
    <w:rsid w:val="001A0D01"/>
    <w:rsid w:val="001A0D46"/>
    <w:rsid w:val="001A1131"/>
    <w:rsid w:val="001A11CB"/>
    <w:rsid w:val="001A15C6"/>
    <w:rsid w:val="001A2220"/>
    <w:rsid w:val="001A272D"/>
    <w:rsid w:val="001A37DE"/>
    <w:rsid w:val="001A3D92"/>
    <w:rsid w:val="001A416F"/>
    <w:rsid w:val="001A4478"/>
    <w:rsid w:val="001A44DD"/>
    <w:rsid w:val="001A57AB"/>
    <w:rsid w:val="001A61CE"/>
    <w:rsid w:val="001A63A6"/>
    <w:rsid w:val="001A7664"/>
    <w:rsid w:val="001A7CC2"/>
    <w:rsid w:val="001A7FCE"/>
    <w:rsid w:val="001B119D"/>
    <w:rsid w:val="001B148F"/>
    <w:rsid w:val="001B1D50"/>
    <w:rsid w:val="001B2495"/>
    <w:rsid w:val="001B3472"/>
    <w:rsid w:val="001B3517"/>
    <w:rsid w:val="001B3559"/>
    <w:rsid w:val="001B3B35"/>
    <w:rsid w:val="001B4248"/>
    <w:rsid w:val="001B479B"/>
    <w:rsid w:val="001B48A4"/>
    <w:rsid w:val="001B4BDD"/>
    <w:rsid w:val="001B5608"/>
    <w:rsid w:val="001B5760"/>
    <w:rsid w:val="001B5828"/>
    <w:rsid w:val="001B59C5"/>
    <w:rsid w:val="001B6167"/>
    <w:rsid w:val="001B7180"/>
    <w:rsid w:val="001B7AF6"/>
    <w:rsid w:val="001C0057"/>
    <w:rsid w:val="001C0E29"/>
    <w:rsid w:val="001C1037"/>
    <w:rsid w:val="001C123E"/>
    <w:rsid w:val="001C1522"/>
    <w:rsid w:val="001C1688"/>
    <w:rsid w:val="001C260A"/>
    <w:rsid w:val="001C2C58"/>
    <w:rsid w:val="001C2CD3"/>
    <w:rsid w:val="001C377F"/>
    <w:rsid w:val="001C39AB"/>
    <w:rsid w:val="001C4148"/>
    <w:rsid w:val="001C4182"/>
    <w:rsid w:val="001C4C21"/>
    <w:rsid w:val="001C530A"/>
    <w:rsid w:val="001C6799"/>
    <w:rsid w:val="001C686F"/>
    <w:rsid w:val="001C6908"/>
    <w:rsid w:val="001D0659"/>
    <w:rsid w:val="001D0D1A"/>
    <w:rsid w:val="001D0F24"/>
    <w:rsid w:val="001D15CB"/>
    <w:rsid w:val="001D18CE"/>
    <w:rsid w:val="001D1F2E"/>
    <w:rsid w:val="001D20A6"/>
    <w:rsid w:val="001D2259"/>
    <w:rsid w:val="001D26C0"/>
    <w:rsid w:val="001D2BBF"/>
    <w:rsid w:val="001D306C"/>
    <w:rsid w:val="001D362D"/>
    <w:rsid w:val="001D399D"/>
    <w:rsid w:val="001D3A67"/>
    <w:rsid w:val="001D46CF"/>
    <w:rsid w:val="001D50FF"/>
    <w:rsid w:val="001D5693"/>
    <w:rsid w:val="001D6271"/>
    <w:rsid w:val="001D73EF"/>
    <w:rsid w:val="001D7794"/>
    <w:rsid w:val="001D7938"/>
    <w:rsid w:val="001D7982"/>
    <w:rsid w:val="001D7BA4"/>
    <w:rsid w:val="001E0C49"/>
    <w:rsid w:val="001E1258"/>
    <w:rsid w:val="001E18C4"/>
    <w:rsid w:val="001E1BC4"/>
    <w:rsid w:val="001E1D56"/>
    <w:rsid w:val="001E1DDB"/>
    <w:rsid w:val="001E1DE4"/>
    <w:rsid w:val="001E2473"/>
    <w:rsid w:val="001E26E6"/>
    <w:rsid w:val="001E377C"/>
    <w:rsid w:val="001E3DC5"/>
    <w:rsid w:val="001E43AE"/>
    <w:rsid w:val="001E497F"/>
    <w:rsid w:val="001E4FA3"/>
    <w:rsid w:val="001E5469"/>
    <w:rsid w:val="001E5C4C"/>
    <w:rsid w:val="001E61E6"/>
    <w:rsid w:val="001E6C58"/>
    <w:rsid w:val="001E743F"/>
    <w:rsid w:val="001E76B5"/>
    <w:rsid w:val="001E77C0"/>
    <w:rsid w:val="001E792B"/>
    <w:rsid w:val="001E7BAC"/>
    <w:rsid w:val="001F006D"/>
    <w:rsid w:val="001F0DE6"/>
    <w:rsid w:val="001F215A"/>
    <w:rsid w:val="001F2375"/>
    <w:rsid w:val="001F2CB2"/>
    <w:rsid w:val="001F30E3"/>
    <w:rsid w:val="001F3D04"/>
    <w:rsid w:val="001F3D30"/>
    <w:rsid w:val="001F41AE"/>
    <w:rsid w:val="001F529C"/>
    <w:rsid w:val="001F56F4"/>
    <w:rsid w:val="001F595B"/>
    <w:rsid w:val="001F59B9"/>
    <w:rsid w:val="001F59E0"/>
    <w:rsid w:val="001F6067"/>
    <w:rsid w:val="001F60F9"/>
    <w:rsid w:val="001F6230"/>
    <w:rsid w:val="001F6A8A"/>
    <w:rsid w:val="001F752C"/>
    <w:rsid w:val="001F7D8E"/>
    <w:rsid w:val="001F7F28"/>
    <w:rsid w:val="002000BC"/>
    <w:rsid w:val="002004F9"/>
    <w:rsid w:val="002016AF"/>
    <w:rsid w:val="002018E1"/>
    <w:rsid w:val="0020213C"/>
    <w:rsid w:val="00203400"/>
    <w:rsid w:val="0020361E"/>
    <w:rsid w:val="002043BF"/>
    <w:rsid w:val="002044A1"/>
    <w:rsid w:val="00205715"/>
    <w:rsid w:val="002057DB"/>
    <w:rsid w:val="002058EB"/>
    <w:rsid w:val="00207109"/>
    <w:rsid w:val="002071BE"/>
    <w:rsid w:val="0020753E"/>
    <w:rsid w:val="0020765C"/>
    <w:rsid w:val="0021049E"/>
    <w:rsid w:val="002105D5"/>
    <w:rsid w:val="002111A9"/>
    <w:rsid w:val="00211BE8"/>
    <w:rsid w:val="00211C7F"/>
    <w:rsid w:val="0021245B"/>
    <w:rsid w:val="0021264B"/>
    <w:rsid w:val="00212AEC"/>
    <w:rsid w:val="00212B6E"/>
    <w:rsid w:val="00212D0F"/>
    <w:rsid w:val="0021338A"/>
    <w:rsid w:val="00213574"/>
    <w:rsid w:val="002136CD"/>
    <w:rsid w:val="00214011"/>
    <w:rsid w:val="002140A1"/>
    <w:rsid w:val="00214223"/>
    <w:rsid w:val="002146E6"/>
    <w:rsid w:val="00214B59"/>
    <w:rsid w:val="002156F6"/>
    <w:rsid w:val="00215B1B"/>
    <w:rsid w:val="00215F0F"/>
    <w:rsid w:val="00216770"/>
    <w:rsid w:val="00216E23"/>
    <w:rsid w:val="002176DD"/>
    <w:rsid w:val="00217861"/>
    <w:rsid w:val="00217A77"/>
    <w:rsid w:val="00217E59"/>
    <w:rsid w:val="00220275"/>
    <w:rsid w:val="002202BB"/>
    <w:rsid w:val="0022073B"/>
    <w:rsid w:val="00220DE9"/>
    <w:rsid w:val="00221208"/>
    <w:rsid w:val="00221F04"/>
    <w:rsid w:val="002220BB"/>
    <w:rsid w:val="00222683"/>
    <w:rsid w:val="00223D49"/>
    <w:rsid w:val="0022418D"/>
    <w:rsid w:val="00224DC1"/>
    <w:rsid w:val="0022573F"/>
    <w:rsid w:val="00225C5F"/>
    <w:rsid w:val="00225FEA"/>
    <w:rsid w:val="002266C1"/>
    <w:rsid w:val="00227C10"/>
    <w:rsid w:val="002302FC"/>
    <w:rsid w:val="0023063D"/>
    <w:rsid w:val="002316A7"/>
    <w:rsid w:val="00231AFC"/>
    <w:rsid w:val="00231C1D"/>
    <w:rsid w:val="002322D2"/>
    <w:rsid w:val="002324D0"/>
    <w:rsid w:val="0023288E"/>
    <w:rsid w:val="00233128"/>
    <w:rsid w:val="0023364A"/>
    <w:rsid w:val="00233943"/>
    <w:rsid w:val="00233ADA"/>
    <w:rsid w:val="00234D94"/>
    <w:rsid w:val="00234DDD"/>
    <w:rsid w:val="00234F9B"/>
    <w:rsid w:val="002360E5"/>
    <w:rsid w:val="002361EE"/>
    <w:rsid w:val="002365F0"/>
    <w:rsid w:val="00236E1C"/>
    <w:rsid w:val="002375BE"/>
    <w:rsid w:val="00237C09"/>
    <w:rsid w:val="00240366"/>
    <w:rsid w:val="00240CB1"/>
    <w:rsid w:val="00240E99"/>
    <w:rsid w:val="00241525"/>
    <w:rsid w:val="0024181E"/>
    <w:rsid w:val="00241B10"/>
    <w:rsid w:val="00242620"/>
    <w:rsid w:val="002427B7"/>
    <w:rsid w:val="00242E84"/>
    <w:rsid w:val="002442FA"/>
    <w:rsid w:val="00244EDE"/>
    <w:rsid w:val="00244F78"/>
    <w:rsid w:val="00244F9C"/>
    <w:rsid w:val="00245649"/>
    <w:rsid w:val="002461B0"/>
    <w:rsid w:val="00246595"/>
    <w:rsid w:val="002467B0"/>
    <w:rsid w:val="00246FC9"/>
    <w:rsid w:val="0024727B"/>
    <w:rsid w:val="002473E5"/>
    <w:rsid w:val="002474BD"/>
    <w:rsid w:val="002476C3"/>
    <w:rsid w:val="002477BE"/>
    <w:rsid w:val="0024783F"/>
    <w:rsid w:val="00247F62"/>
    <w:rsid w:val="00247FC8"/>
    <w:rsid w:val="0025069E"/>
    <w:rsid w:val="00250734"/>
    <w:rsid w:val="002520A1"/>
    <w:rsid w:val="002528B6"/>
    <w:rsid w:val="00253E35"/>
    <w:rsid w:val="00254563"/>
    <w:rsid w:val="00254F24"/>
    <w:rsid w:val="002557F8"/>
    <w:rsid w:val="00255A3B"/>
    <w:rsid w:val="0025694D"/>
    <w:rsid w:val="00257070"/>
    <w:rsid w:val="002571A4"/>
    <w:rsid w:val="0025746E"/>
    <w:rsid w:val="00257BA7"/>
    <w:rsid w:val="002601DF"/>
    <w:rsid w:val="00260253"/>
    <w:rsid w:val="00260515"/>
    <w:rsid w:val="002605EA"/>
    <w:rsid w:val="00260C7D"/>
    <w:rsid w:val="00262092"/>
    <w:rsid w:val="0026218E"/>
    <w:rsid w:val="0026251A"/>
    <w:rsid w:val="002627EB"/>
    <w:rsid w:val="00262B93"/>
    <w:rsid w:val="00263069"/>
    <w:rsid w:val="00263265"/>
    <w:rsid w:val="002632A5"/>
    <w:rsid w:val="00263607"/>
    <w:rsid w:val="00263BD7"/>
    <w:rsid w:val="002641B4"/>
    <w:rsid w:val="0026426D"/>
    <w:rsid w:val="002646F5"/>
    <w:rsid w:val="00264F21"/>
    <w:rsid w:val="00264F8E"/>
    <w:rsid w:val="002655BC"/>
    <w:rsid w:val="0026634B"/>
    <w:rsid w:val="00266A2C"/>
    <w:rsid w:val="00266B1D"/>
    <w:rsid w:val="00266FC2"/>
    <w:rsid w:val="0026721B"/>
    <w:rsid w:val="002673C5"/>
    <w:rsid w:val="00267C33"/>
    <w:rsid w:val="00267D3B"/>
    <w:rsid w:val="00267FC2"/>
    <w:rsid w:val="00267FF3"/>
    <w:rsid w:val="0027056B"/>
    <w:rsid w:val="00270599"/>
    <w:rsid w:val="002707DF"/>
    <w:rsid w:val="002709F8"/>
    <w:rsid w:val="00270B67"/>
    <w:rsid w:val="00271045"/>
    <w:rsid w:val="00271552"/>
    <w:rsid w:val="002718A5"/>
    <w:rsid w:val="00271B86"/>
    <w:rsid w:val="00272310"/>
    <w:rsid w:val="00272998"/>
    <w:rsid w:val="0027390E"/>
    <w:rsid w:val="00273FDF"/>
    <w:rsid w:val="0027443B"/>
    <w:rsid w:val="00274BC8"/>
    <w:rsid w:val="0027514B"/>
    <w:rsid w:val="002753B1"/>
    <w:rsid w:val="00275643"/>
    <w:rsid w:val="00276106"/>
    <w:rsid w:val="0027678D"/>
    <w:rsid w:val="00276ECF"/>
    <w:rsid w:val="00277273"/>
    <w:rsid w:val="00277EA7"/>
    <w:rsid w:val="00280CF8"/>
    <w:rsid w:val="00280D52"/>
    <w:rsid w:val="00280F0F"/>
    <w:rsid w:val="00281886"/>
    <w:rsid w:val="00281A5A"/>
    <w:rsid w:val="00281C68"/>
    <w:rsid w:val="00281D6A"/>
    <w:rsid w:val="00282080"/>
    <w:rsid w:val="00282929"/>
    <w:rsid w:val="00284BC3"/>
    <w:rsid w:val="00284F81"/>
    <w:rsid w:val="002852EE"/>
    <w:rsid w:val="00285733"/>
    <w:rsid w:val="002877DF"/>
    <w:rsid w:val="002877FA"/>
    <w:rsid w:val="0028780D"/>
    <w:rsid w:val="00287ADD"/>
    <w:rsid w:val="00290CB1"/>
    <w:rsid w:val="00290FBB"/>
    <w:rsid w:val="00291C7A"/>
    <w:rsid w:val="00292803"/>
    <w:rsid w:val="00293357"/>
    <w:rsid w:val="0029373B"/>
    <w:rsid w:val="00293D84"/>
    <w:rsid w:val="0029445B"/>
    <w:rsid w:val="00294A37"/>
    <w:rsid w:val="00295F17"/>
    <w:rsid w:val="00295F96"/>
    <w:rsid w:val="002964E5"/>
    <w:rsid w:val="00296E95"/>
    <w:rsid w:val="00297ACD"/>
    <w:rsid w:val="00297B26"/>
    <w:rsid w:val="00297BBF"/>
    <w:rsid w:val="00297EAB"/>
    <w:rsid w:val="002A0069"/>
    <w:rsid w:val="002A0BD6"/>
    <w:rsid w:val="002A0BF3"/>
    <w:rsid w:val="002A111F"/>
    <w:rsid w:val="002A1211"/>
    <w:rsid w:val="002A132C"/>
    <w:rsid w:val="002A13A1"/>
    <w:rsid w:val="002A2A17"/>
    <w:rsid w:val="002A2C01"/>
    <w:rsid w:val="002A2F32"/>
    <w:rsid w:val="002A33BF"/>
    <w:rsid w:val="002A3AF6"/>
    <w:rsid w:val="002A4047"/>
    <w:rsid w:val="002A4DC3"/>
    <w:rsid w:val="002A5756"/>
    <w:rsid w:val="002A5F5F"/>
    <w:rsid w:val="002A7494"/>
    <w:rsid w:val="002B174E"/>
    <w:rsid w:val="002B1DC6"/>
    <w:rsid w:val="002B22C3"/>
    <w:rsid w:val="002B278B"/>
    <w:rsid w:val="002B2F10"/>
    <w:rsid w:val="002B2F46"/>
    <w:rsid w:val="002B39DB"/>
    <w:rsid w:val="002B40F8"/>
    <w:rsid w:val="002B43BA"/>
    <w:rsid w:val="002B4943"/>
    <w:rsid w:val="002B4A63"/>
    <w:rsid w:val="002B4E29"/>
    <w:rsid w:val="002B5ECE"/>
    <w:rsid w:val="002B6209"/>
    <w:rsid w:val="002B6576"/>
    <w:rsid w:val="002B66DB"/>
    <w:rsid w:val="002B6884"/>
    <w:rsid w:val="002B6DE6"/>
    <w:rsid w:val="002B7146"/>
    <w:rsid w:val="002B73F5"/>
    <w:rsid w:val="002B78FB"/>
    <w:rsid w:val="002B7DA1"/>
    <w:rsid w:val="002B7FA2"/>
    <w:rsid w:val="002C0B8B"/>
    <w:rsid w:val="002C0E91"/>
    <w:rsid w:val="002C1ACD"/>
    <w:rsid w:val="002C1AD5"/>
    <w:rsid w:val="002C2581"/>
    <w:rsid w:val="002C27F3"/>
    <w:rsid w:val="002C27F4"/>
    <w:rsid w:val="002C2DEA"/>
    <w:rsid w:val="002C46FA"/>
    <w:rsid w:val="002C470E"/>
    <w:rsid w:val="002C48CB"/>
    <w:rsid w:val="002C4C69"/>
    <w:rsid w:val="002C5951"/>
    <w:rsid w:val="002C59C0"/>
    <w:rsid w:val="002C5B83"/>
    <w:rsid w:val="002C6026"/>
    <w:rsid w:val="002D07B4"/>
    <w:rsid w:val="002D0944"/>
    <w:rsid w:val="002D0D26"/>
    <w:rsid w:val="002D0F72"/>
    <w:rsid w:val="002D0F79"/>
    <w:rsid w:val="002D1326"/>
    <w:rsid w:val="002D1BF6"/>
    <w:rsid w:val="002D24FD"/>
    <w:rsid w:val="002D2AE5"/>
    <w:rsid w:val="002D4F88"/>
    <w:rsid w:val="002D58F2"/>
    <w:rsid w:val="002D6B95"/>
    <w:rsid w:val="002D775F"/>
    <w:rsid w:val="002D78DC"/>
    <w:rsid w:val="002E0773"/>
    <w:rsid w:val="002E0B59"/>
    <w:rsid w:val="002E0F0A"/>
    <w:rsid w:val="002E0F6F"/>
    <w:rsid w:val="002E1148"/>
    <w:rsid w:val="002E175D"/>
    <w:rsid w:val="002E1D76"/>
    <w:rsid w:val="002E1E85"/>
    <w:rsid w:val="002E206B"/>
    <w:rsid w:val="002E215D"/>
    <w:rsid w:val="002E2823"/>
    <w:rsid w:val="002E2D76"/>
    <w:rsid w:val="002E40ED"/>
    <w:rsid w:val="002E44BF"/>
    <w:rsid w:val="002E46A4"/>
    <w:rsid w:val="002E475B"/>
    <w:rsid w:val="002E4D20"/>
    <w:rsid w:val="002E5287"/>
    <w:rsid w:val="002E58D5"/>
    <w:rsid w:val="002E5B07"/>
    <w:rsid w:val="002E5B9D"/>
    <w:rsid w:val="002E6036"/>
    <w:rsid w:val="002E6488"/>
    <w:rsid w:val="002E664D"/>
    <w:rsid w:val="002E6CAA"/>
    <w:rsid w:val="002E6E12"/>
    <w:rsid w:val="002E740C"/>
    <w:rsid w:val="002E7965"/>
    <w:rsid w:val="002E7D60"/>
    <w:rsid w:val="002E7ECB"/>
    <w:rsid w:val="002F0117"/>
    <w:rsid w:val="002F01FD"/>
    <w:rsid w:val="002F11FA"/>
    <w:rsid w:val="002F2372"/>
    <w:rsid w:val="002F2635"/>
    <w:rsid w:val="002F2DE0"/>
    <w:rsid w:val="002F2EE9"/>
    <w:rsid w:val="002F3C46"/>
    <w:rsid w:val="002F4220"/>
    <w:rsid w:val="002F5D6B"/>
    <w:rsid w:val="002F5F68"/>
    <w:rsid w:val="002F6AF6"/>
    <w:rsid w:val="002F7CFD"/>
    <w:rsid w:val="00300144"/>
    <w:rsid w:val="00300310"/>
    <w:rsid w:val="00300961"/>
    <w:rsid w:val="00300AC7"/>
    <w:rsid w:val="00300AEF"/>
    <w:rsid w:val="00300FD0"/>
    <w:rsid w:val="00301058"/>
    <w:rsid w:val="0030198C"/>
    <w:rsid w:val="00301E3A"/>
    <w:rsid w:val="00302986"/>
    <w:rsid w:val="00302F52"/>
    <w:rsid w:val="003036C9"/>
    <w:rsid w:val="00303E06"/>
    <w:rsid w:val="00304FD1"/>
    <w:rsid w:val="00304FE0"/>
    <w:rsid w:val="0030511E"/>
    <w:rsid w:val="003055AA"/>
    <w:rsid w:val="00305B91"/>
    <w:rsid w:val="00306045"/>
    <w:rsid w:val="00306095"/>
    <w:rsid w:val="00306D46"/>
    <w:rsid w:val="003071BD"/>
    <w:rsid w:val="003100C2"/>
    <w:rsid w:val="00310C95"/>
    <w:rsid w:val="00310DD7"/>
    <w:rsid w:val="003118E2"/>
    <w:rsid w:val="00311C08"/>
    <w:rsid w:val="00311F80"/>
    <w:rsid w:val="003120B3"/>
    <w:rsid w:val="00312368"/>
    <w:rsid w:val="00312649"/>
    <w:rsid w:val="00312B12"/>
    <w:rsid w:val="00312E6B"/>
    <w:rsid w:val="00313AA9"/>
    <w:rsid w:val="003147EA"/>
    <w:rsid w:val="00314839"/>
    <w:rsid w:val="00314C61"/>
    <w:rsid w:val="003150C0"/>
    <w:rsid w:val="00315C3F"/>
    <w:rsid w:val="003166A4"/>
    <w:rsid w:val="00317EF1"/>
    <w:rsid w:val="0032012F"/>
    <w:rsid w:val="00320643"/>
    <w:rsid w:val="003209CF"/>
    <w:rsid w:val="00320C47"/>
    <w:rsid w:val="003210E0"/>
    <w:rsid w:val="003221DD"/>
    <w:rsid w:val="0032264C"/>
    <w:rsid w:val="00322715"/>
    <w:rsid w:val="00323453"/>
    <w:rsid w:val="003241F9"/>
    <w:rsid w:val="00324885"/>
    <w:rsid w:val="00324ACC"/>
    <w:rsid w:val="00324B32"/>
    <w:rsid w:val="0032583A"/>
    <w:rsid w:val="00325CDB"/>
    <w:rsid w:val="00325E33"/>
    <w:rsid w:val="00326B1E"/>
    <w:rsid w:val="00326E39"/>
    <w:rsid w:val="00326F52"/>
    <w:rsid w:val="00327789"/>
    <w:rsid w:val="00327CC8"/>
    <w:rsid w:val="003308EB"/>
    <w:rsid w:val="00330FAC"/>
    <w:rsid w:val="003313CE"/>
    <w:rsid w:val="00331495"/>
    <w:rsid w:val="00331894"/>
    <w:rsid w:val="00331C58"/>
    <w:rsid w:val="00332055"/>
    <w:rsid w:val="003329B0"/>
    <w:rsid w:val="00332E81"/>
    <w:rsid w:val="003331F8"/>
    <w:rsid w:val="00333315"/>
    <w:rsid w:val="003349F4"/>
    <w:rsid w:val="00334D78"/>
    <w:rsid w:val="00334F43"/>
    <w:rsid w:val="00335A5F"/>
    <w:rsid w:val="00336C19"/>
    <w:rsid w:val="00336F98"/>
    <w:rsid w:val="00337C40"/>
    <w:rsid w:val="00337DC6"/>
    <w:rsid w:val="003402CA"/>
    <w:rsid w:val="003404FA"/>
    <w:rsid w:val="00341128"/>
    <w:rsid w:val="00341588"/>
    <w:rsid w:val="00341771"/>
    <w:rsid w:val="0034263F"/>
    <w:rsid w:val="00342688"/>
    <w:rsid w:val="00343F28"/>
    <w:rsid w:val="0034435B"/>
    <w:rsid w:val="00344495"/>
    <w:rsid w:val="003458B0"/>
    <w:rsid w:val="003459D3"/>
    <w:rsid w:val="00346012"/>
    <w:rsid w:val="003462DB"/>
    <w:rsid w:val="0034653F"/>
    <w:rsid w:val="00346A5A"/>
    <w:rsid w:val="00346AFA"/>
    <w:rsid w:val="00346F59"/>
    <w:rsid w:val="00347372"/>
    <w:rsid w:val="00347925"/>
    <w:rsid w:val="00350217"/>
    <w:rsid w:val="003502C2"/>
    <w:rsid w:val="0035138A"/>
    <w:rsid w:val="00351449"/>
    <w:rsid w:val="003515BC"/>
    <w:rsid w:val="00351DDF"/>
    <w:rsid w:val="00351E91"/>
    <w:rsid w:val="0035214F"/>
    <w:rsid w:val="00352D70"/>
    <w:rsid w:val="00353B2B"/>
    <w:rsid w:val="00354000"/>
    <w:rsid w:val="003547BD"/>
    <w:rsid w:val="00354BFB"/>
    <w:rsid w:val="00354BFF"/>
    <w:rsid w:val="0035504B"/>
    <w:rsid w:val="00355134"/>
    <w:rsid w:val="00355BE9"/>
    <w:rsid w:val="00357899"/>
    <w:rsid w:val="00357E83"/>
    <w:rsid w:val="0036046B"/>
    <w:rsid w:val="0036077A"/>
    <w:rsid w:val="00360A86"/>
    <w:rsid w:val="0036197D"/>
    <w:rsid w:val="00361A9F"/>
    <w:rsid w:val="00362E7E"/>
    <w:rsid w:val="00363CF8"/>
    <w:rsid w:val="00363DED"/>
    <w:rsid w:val="0036482B"/>
    <w:rsid w:val="00364DD9"/>
    <w:rsid w:val="00365196"/>
    <w:rsid w:val="00365C2E"/>
    <w:rsid w:val="00365D4B"/>
    <w:rsid w:val="0036659C"/>
    <w:rsid w:val="00366660"/>
    <w:rsid w:val="00367528"/>
    <w:rsid w:val="00367A95"/>
    <w:rsid w:val="00367D92"/>
    <w:rsid w:val="00370199"/>
    <w:rsid w:val="003704AA"/>
    <w:rsid w:val="00370F5D"/>
    <w:rsid w:val="003717DC"/>
    <w:rsid w:val="00371869"/>
    <w:rsid w:val="00372451"/>
    <w:rsid w:val="00372793"/>
    <w:rsid w:val="00372F54"/>
    <w:rsid w:val="003737C8"/>
    <w:rsid w:val="003738CA"/>
    <w:rsid w:val="003738FC"/>
    <w:rsid w:val="00374512"/>
    <w:rsid w:val="00375445"/>
    <w:rsid w:val="00375B11"/>
    <w:rsid w:val="00375FD9"/>
    <w:rsid w:val="003762CF"/>
    <w:rsid w:val="00376327"/>
    <w:rsid w:val="00376D12"/>
    <w:rsid w:val="00376E92"/>
    <w:rsid w:val="003772DF"/>
    <w:rsid w:val="00377DE6"/>
    <w:rsid w:val="0038069E"/>
    <w:rsid w:val="003807E4"/>
    <w:rsid w:val="00380F0F"/>
    <w:rsid w:val="00381525"/>
    <w:rsid w:val="003817BC"/>
    <w:rsid w:val="003821D7"/>
    <w:rsid w:val="00384CA4"/>
    <w:rsid w:val="00385368"/>
    <w:rsid w:val="00385DED"/>
    <w:rsid w:val="003861AB"/>
    <w:rsid w:val="003863A4"/>
    <w:rsid w:val="003863E0"/>
    <w:rsid w:val="00387530"/>
    <w:rsid w:val="00390022"/>
    <w:rsid w:val="00390185"/>
    <w:rsid w:val="00390BC8"/>
    <w:rsid w:val="00390D6E"/>
    <w:rsid w:val="003918B4"/>
    <w:rsid w:val="003926F4"/>
    <w:rsid w:val="00392913"/>
    <w:rsid w:val="00395937"/>
    <w:rsid w:val="00395BEC"/>
    <w:rsid w:val="00395F6A"/>
    <w:rsid w:val="00396216"/>
    <w:rsid w:val="0039623E"/>
    <w:rsid w:val="003962E5"/>
    <w:rsid w:val="00396F87"/>
    <w:rsid w:val="0039744F"/>
    <w:rsid w:val="003976DB"/>
    <w:rsid w:val="00397F8D"/>
    <w:rsid w:val="003A082F"/>
    <w:rsid w:val="003A0D59"/>
    <w:rsid w:val="003A125B"/>
    <w:rsid w:val="003A1329"/>
    <w:rsid w:val="003A1445"/>
    <w:rsid w:val="003A1610"/>
    <w:rsid w:val="003A165B"/>
    <w:rsid w:val="003A1D50"/>
    <w:rsid w:val="003A1FBF"/>
    <w:rsid w:val="003A246E"/>
    <w:rsid w:val="003A3CF5"/>
    <w:rsid w:val="003A4279"/>
    <w:rsid w:val="003A4E2A"/>
    <w:rsid w:val="003A5C49"/>
    <w:rsid w:val="003A5E59"/>
    <w:rsid w:val="003A615C"/>
    <w:rsid w:val="003A61D3"/>
    <w:rsid w:val="003A6949"/>
    <w:rsid w:val="003B0100"/>
    <w:rsid w:val="003B071E"/>
    <w:rsid w:val="003B09F7"/>
    <w:rsid w:val="003B0A85"/>
    <w:rsid w:val="003B0ADE"/>
    <w:rsid w:val="003B0BA1"/>
    <w:rsid w:val="003B292E"/>
    <w:rsid w:val="003B2DB8"/>
    <w:rsid w:val="003B2EE3"/>
    <w:rsid w:val="003B339E"/>
    <w:rsid w:val="003B4BA4"/>
    <w:rsid w:val="003B5598"/>
    <w:rsid w:val="003B5873"/>
    <w:rsid w:val="003B67EB"/>
    <w:rsid w:val="003B68A6"/>
    <w:rsid w:val="003B6A11"/>
    <w:rsid w:val="003B6E0B"/>
    <w:rsid w:val="003C01F7"/>
    <w:rsid w:val="003C04B0"/>
    <w:rsid w:val="003C0A3A"/>
    <w:rsid w:val="003C0A7A"/>
    <w:rsid w:val="003C0E0E"/>
    <w:rsid w:val="003C1DC7"/>
    <w:rsid w:val="003C2226"/>
    <w:rsid w:val="003C2E2D"/>
    <w:rsid w:val="003C332B"/>
    <w:rsid w:val="003C3781"/>
    <w:rsid w:val="003C3973"/>
    <w:rsid w:val="003C39E1"/>
    <w:rsid w:val="003C3F3D"/>
    <w:rsid w:val="003C4854"/>
    <w:rsid w:val="003C491A"/>
    <w:rsid w:val="003C4BAD"/>
    <w:rsid w:val="003C592C"/>
    <w:rsid w:val="003C5B5F"/>
    <w:rsid w:val="003C61FA"/>
    <w:rsid w:val="003C6398"/>
    <w:rsid w:val="003C70E6"/>
    <w:rsid w:val="003C749C"/>
    <w:rsid w:val="003C7AC6"/>
    <w:rsid w:val="003C7FCE"/>
    <w:rsid w:val="003D01BD"/>
    <w:rsid w:val="003D0975"/>
    <w:rsid w:val="003D0C5E"/>
    <w:rsid w:val="003D10EB"/>
    <w:rsid w:val="003D1B4C"/>
    <w:rsid w:val="003D2315"/>
    <w:rsid w:val="003D245D"/>
    <w:rsid w:val="003D2537"/>
    <w:rsid w:val="003D2BB5"/>
    <w:rsid w:val="003D2DEC"/>
    <w:rsid w:val="003D3785"/>
    <w:rsid w:val="003D39FA"/>
    <w:rsid w:val="003D45D5"/>
    <w:rsid w:val="003D4A75"/>
    <w:rsid w:val="003D4C1B"/>
    <w:rsid w:val="003D54ED"/>
    <w:rsid w:val="003D570C"/>
    <w:rsid w:val="003D5D8F"/>
    <w:rsid w:val="003D6B2E"/>
    <w:rsid w:val="003D758F"/>
    <w:rsid w:val="003D764B"/>
    <w:rsid w:val="003D798A"/>
    <w:rsid w:val="003E039E"/>
    <w:rsid w:val="003E0410"/>
    <w:rsid w:val="003E1213"/>
    <w:rsid w:val="003E13FC"/>
    <w:rsid w:val="003E157E"/>
    <w:rsid w:val="003E1C66"/>
    <w:rsid w:val="003E20D6"/>
    <w:rsid w:val="003E25B2"/>
    <w:rsid w:val="003E2FF9"/>
    <w:rsid w:val="003E37CE"/>
    <w:rsid w:val="003E38E0"/>
    <w:rsid w:val="003E3985"/>
    <w:rsid w:val="003E3FF0"/>
    <w:rsid w:val="003E4969"/>
    <w:rsid w:val="003E4993"/>
    <w:rsid w:val="003E5FA5"/>
    <w:rsid w:val="003E66BE"/>
    <w:rsid w:val="003E6BA8"/>
    <w:rsid w:val="003E7164"/>
    <w:rsid w:val="003E76AC"/>
    <w:rsid w:val="003E7C13"/>
    <w:rsid w:val="003F0347"/>
    <w:rsid w:val="003F0350"/>
    <w:rsid w:val="003F0894"/>
    <w:rsid w:val="003F0C0A"/>
    <w:rsid w:val="003F0E1C"/>
    <w:rsid w:val="003F0F6C"/>
    <w:rsid w:val="003F18EC"/>
    <w:rsid w:val="003F1C50"/>
    <w:rsid w:val="003F1D59"/>
    <w:rsid w:val="003F236D"/>
    <w:rsid w:val="003F2A34"/>
    <w:rsid w:val="003F2B2A"/>
    <w:rsid w:val="003F2D0A"/>
    <w:rsid w:val="003F2FE5"/>
    <w:rsid w:val="003F30A3"/>
    <w:rsid w:val="003F4275"/>
    <w:rsid w:val="003F4988"/>
    <w:rsid w:val="003F4AF1"/>
    <w:rsid w:val="003F4B02"/>
    <w:rsid w:val="003F4C77"/>
    <w:rsid w:val="003F4E1C"/>
    <w:rsid w:val="003F508B"/>
    <w:rsid w:val="003F518B"/>
    <w:rsid w:val="003F542A"/>
    <w:rsid w:val="003F54C6"/>
    <w:rsid w:val="003F57BF"/>
    <w:rsid w:val="003F58D8"/>
    <w:rsid w:val="003F5BB2"/>
    <w:rsid w:val="003F5C91"/>
    <w:rsid w:val="003F6063"/>
    <w:rsid w:val="003F60BE"/>
    <w:rsid w:val="003F66B5"/>
    <w:rsid w:val="003F6A0A"/>
    <w:rsid w:val="003F6C7D"/>
    <w:rsid w:val="003F75FE"/>
    <w:rsid w:val="00400059"/>
    <w:rsid w:val="00400346"/>
    <w:rsid w:val="004005E1"/>
    <w:rsid w:val="00400A38"/>
    <w:rsid w:val="00400DFA"/>
    <w:rsid w:val="00400E06"/>
    <w:rsid w:val="00401A03"/>
    <w:rsid w:val="00401A60"/>
    <w:rsid w:val="004032B4"/>
    <w:rsid w:val="00403E72"/>
    <w:rsid w:val="00405852"/>
    <w:rsid w:val="00405D89"/>
    <w:rsid w:val="00405F79"/>
    <w:rsid w:val="00405F99"/>
    <w:rsid w:val="004065AE"/>
    <w:rsid w:val="00406785"/>
    <w:rsid w:val="00407734"/>
    <w:rsid w:val="00407F3D"/>
    <w:rsid w:val="00410692"/>
    <w:rsid w:val="004113D6"/>
    <w:rsid w:val="0041242D"/>
    <w:rsid w:val="00413007"/>
    <w:rsid w:val="00413744"/>
    <w:rsid w:val="004137F0"/>
    <w:rsid w:val="0041386E"/>
    <w:rsid w:val="00413A3F"/>
    <w:rsid w:val="00413CD9"/>
    <w:rsid w:val="00413D73"/>
    <w:rsid w:val="00413E79"/>
    <w:rsid w:val="00413EC6"/>
    <w:rsid w:val="004141CB"/>
    <w:rsid w:val="004155AF"/>
    <w:rsid w:val="0041612A"/>
    <w:rsid w:val="00416442"/>
    <w:rsid w:val="004164DC"/>
    <w:rsid w:val="00416A97"/>
    <w:rsid w:val="004171AF"/>
    <w:rsid w:val="004171FF"/>
    <w:rsid w:val="004172E0"/>
    <w:rsid w:val="0041739C"/>
    <w:rsid w:val="0041758D"/>
    <w:rsid w:val="00417A8D"/>
    <w:rsid w:val="004202E7"/>
    <w:rsid w:val="004206B8"/>
    <w:rsid w:val="00420E35"/>
    <w:rsid w:val="00421764"/>
    <w:rsid w:val="00421F69"/>
    <w:rsid w:val="00422965"/>
    <w:rsid w:val="00422B6A"/>
    <w:rsid w:val="00422C47"/>
    <w:rsid w:val="004234DB"/>
    <w:rsid w:val="0042361D"/>
    <w:rsid w:val="004241A2"/>
    <w:rsid w:val="00424F5D"/>
    <w:rsid w:val="0042504A"/>
    <w:rsid w:val="00425C28"/>
    <w:rsid w:val="004260D0"/>
    <w:rsid w:val="00426566"/>
    <w:rsid w:val="00426B4D"/>
    <w:rsid w:val="00426F9C"/>
    <w:rsid w:val="00427388"/>
    <w:rsid w:val="00427DBE"/>
    <w:rsid w:val="004307F0"/>
    <w:rsid w:val="00430885"/>
    <w:rsid w:val="00430B1B"/>
    <w:rsid w:val="00430B7F"/>
    <w:rsid w:val="00430C82"/>
    <w:rsid w:val="00430DC8"/>
    <w:rsid w:val="00430FF7"/>
    <w:rsid w:val="00431057"/>
    <w:rsid w:val="0043113A"/>
    <w:rsid w:val="00431F56"/>
    <w:rsid w:val="00432250"/>
    <w:rsid w:val="0043272C"/>
    <w:rsid w:val="00432CC6"/>
    <w:rsid w:val="00432E12"/>
    <w:rsid w:val="004332B9"/>
    <w:rsid w:val="004332DA"/>
    <w:rsid w:val="00433AE3"/>
    <w:rsid w:val="0043400D"/>
    <w:rsid w:val="00434140"/>
    <w:rsid w:val="00434248"/>
    <w:rsid w:val="0043446E"/>
    <w:rsid w:val="004346D7"/>
    <w:rsid w:val="0043471F"/>
    <w:rsid w:val="004348A0"/>
    <w:rsid w:val="00434D48"/>
    <w:rsid w:val="00435948"/>
    <w:rsid w:val="00435BE6"/>
    <w:rsid w:val="00435EC4"/>
    <w:rsid w:val="0043624A"/>
    <w:rsid w:val="0043653A"/>
    <w:rsid w:val="004367A2"/>
    <w:rsid w:val="00436FCE"/>
    <w:rsid w:val="00440AEB"/>
    <w:rsid w:val="0044104E"/>
    <w:rsid w:val="004413B2"/>
    <w:rsid w:val="004413C6"/>
    <w:rsid w:val="00441B12"/>
    <w:rsid w:val="00441CC5"/>
    <w:rsid w:val="00442034"/>
    <w:rsid w:val="004425CC"/>
    <w:rsid w:val="00442899"/>
    <w:rsid w:val="00442C50"/>
    <w:rsid w:val="00443AB5"/>
    <w:rsid w:val="004441FE"/>
    <w:rsid w:val="00444340"/>
    <w:rsid w:val="00445EBC"/>
    <w:rsid w:val="00445EF3"/>
    <w:rsid w:val="004460AA"/>
    <w:rsid w:val="0044639C"/>
    <w:rsid w:val="0044647F"/>
    <w:rsid w:val="00446748"/>
    <w:rsid w:val="0044693C"/>
    <w:rsid w:val="00446BD4"/>
    <w:rsid w:val="00446E14"/>
    <w:rsid w:val="00447D63"/>
    <w:rsid w:val="00447FC8"/>
    <w:rsid w:val="0045072A"/>
    <w:rsid w:val="00450B1F"/>
    <w:rsid w:val="004510FE"/>
    <w:rsid w:val="00451A78"/>
    <w:rsid w:val="00451AF2"/>
    <w:rsid w:val="0045207A"/>
    <w:rsid w:val="00452607"/>
    <w:rsid w:val="00453024"/>
    <w:rsid w:val="004534AF"/>
    <w:rsid w:val="00453E53"/>
    <w:rsid w:val="00455396"/>
    <w:rsid w:val="00455AB8"/>
    <w:rsid w:val="0045657F"/>
    <w:rsid w:val="00456B36"/>
    <w:rsid w:val="00456B3A"/>
    <w:rsid w:val="00456C84"/>
    <w:rsid w:val="004572A5"/>
    <w:rsid w:val="004600A6"/>
    <w:rsid w:val="0046034F"/>
    <w:rsid w:val="0046054F"/>
    <w:rsid w:val="004609F9"/>
    <w:rsid w:val="00460E09"/>
    <w:rsid w:val="00461079"/>
    <w:rsid w:val="004622E3"/>
    <w:rsid w:val="00462D88"/>
    <w:rsid w:val="00463018"/>
    <w:rsid w:val="0046350E"/>
    <w:rsid w:val="004635F8"/>
    <w:rsid w:val="00463B15"/>
    <w:rsid w:val="00463C3D"/>
    <w:rsid w:val="004640F0"/>
    <w:rsid w:val="00465075"/>
    <w:rsid w:val="0046540B"/>
    <w:rsid w:val="00465CBC"/>
    <w:rsid w:val="00466A18"/>
    <w:rsid w:val="00466FD5"/>
    <w:rsid w:val="0046725D"/>
    <w:rsid w:val="00467DAD"/>
    <w:rsid w:val="00467E71"/>
    <w:rsid w:val="00467FD8"/>
    <w:rsid w:val="004704FA"/>
    <w:rsid w:val="00470F18"/>
    <w:rsid w:val="00470F9D"/>
    <w:rsid w:val="00471095"/>
    <w:rsid w:val="0047112D"/>
    <w:rsid w:val="00471272"/>
    <w:rsid w:val="004715B1"/>
    <w:rsid w:val="00471E53"/>
    <w:rsid w:val="0047267F"/>
    <w:rsid w:val="0047284A"/>
    <w:rsid w:val="00472BB7"/>
    <w:rsid w:val="00474100"/>
    <w:rsid w:val="00474830"/>
    <w:rsid w:val="004753A9"/>
    <w:rsid w:val="0047550D"/>
    <w:rsid w:val="004755E0"/>
    <w:rsid w:val="00475C2E"/>
    <w:rsid w:val="00475F3D"/>
    <w:rsid w:val="00476884"/>
    <w:rsid w:val="00476FAE"/>
    <w:rsid w:val="004771ED"/>
    <w:rsid w:val="004779CA"/>
    <w:rsid w:val="00477B29"/>
    <w:rsid w:val="0048040A"/>
    <w:rsid w:val="00481287"/>
    <w:rsid w:val="00481D50"/>
    <w:rsid w:val="0048201C"/>
    <w:rsid w:val="00482185"/>
    <w:rsid w:val="004823C2"/>
    <w:rsid w:val="00482776"/>
    <w:rsid w:val="004829FF"/>
    <w:rsid w:val="00482E1E"/>
    <w:rsid w:val="0048310B"/>
    <w:rsid w:val="004832DC"/>
    <w:rsid w:val="00483337"/>
    <w:rsid w:val="0048349A"/>
    <w:rsid w:val="004834BB"/>
    <w:rsid w:val="0048350E"/>
    <w:rsid w:val="00483A59"/>
    <w:rsid w:val="0048551B"/>
    <w:rsid w:val="004855AF"/>
    <w:rsid w:val="004856EC"/>
    <w:rsid w:val="00485A2C"/>
    <w:rsid w:val="00485DC1"/>
    <w:rsid w:val="004864EE"/>
    <w:rsid w:val="00486DCC"/>
    <w:rsid w:val="0048701A"/>
    <w:rsid w:val="00487D2E"/>
    <w:rsid w:val="0049170F"/>
    <w:rsid w:val="0049187D"/>
    <w:rsid w:val="00491A66"/>
    <w:rsid w:val="004921F4"/>
    <w:rsid w:val="0049252B"/>
    <w:rsid w:val="00492D1C"/>
    <w:rsid w:val="004932BD"/>
    <w:rsid w:val="0049346C"/>
    <w:rsid w:val="004937C0"/>
    <w:rsid w:val="004942C4"/>
    <w:rsid w:val="0049465B"/>
    <w:rsid w:val="004950FF"/>
    <w:rsid w:val="004951BF"/>
    <w:rsid w:val="00495366"/>
    <w:rsid w:val="00495716"/>
    <w:rsid w:val="00495AE5"/>
    <w:rsid w:val="00495F69"/>
    <w:rsid w:val="004965FE"/>
    <w:rsid w:val="004968B0"/>
    <w:rsid w:val="00496B02"/>
    <w:rsid w:val="00497254"/>
    <w:rsid w:val="00497325"/>
    <w:rsid w:val="004A00C2"/>
    <w:rsid w:val="004A08D0"/>
    <w:rsid w:val="004A0A25"/>
    <w:rsid w:val="004A0D53"/>
    <w:rsid w:val="004A0EC6"/>
    <w:rsid w:val="004A108A"/>
    <w:rsid w:val="004A10C0"/>
    <w:rsid w:val="004A18A2"/>
    <w:rsid w:val="004A19F2"/>
    <w:rsid w:val="004A2EE6"/>
    <w:rsid w:val="004A3A78"/>
    <w:rsid w:val="004A41BF"/>
    <w:rsid w:val="004A4344"/>
    <w:rsid w:val="004A46CB"/>
    <w:rsid w:val="004A58F4"/>
    <w:rsid w:val="004A59F3"/>
    <w:rsid w:val="004A5B58"/>
    <w:rsid w:val="004A5D5A"/>
    <w:rsid w:val="004A617A"/>
    <w:rsid w:val="004A6F5B"/>
    <w:rsid w:val="004A6FAF"/>
    <w:rsid w:val="004A76DE"/>
    <w:rsid w:val="004A7D06"/>
    <w:rsid w:val="004A7D91"/>
    <w:rsid w:val="004A7DF5"/>
    <w:rsid w:val="004B0EF3"/>
    <w:rsid w:val="004B1120"/>
    <w:rsid w:val="004B14EA"/>
    <w:rsid w:val="004B1683"/>
    <w:rsid w:val="004B1E61"/>
    <w:rsid w:val="004B2360"/>
    <w:rsid w:val="004B2EC8"/>
    <w:rsid w:val="004B35CC"/>
    <w:rsid w:val="004B368B"/>
    <w:rsid w:val="004B3932"/>
    <w:rsid w:val="004B4AEC"/>
    <w:rsid w:val="004B4CEB"/>
    <w:rsid w:val="004B4DBC"/>
    <w:rsid w:val="004B5D5E"/>
    <w:rsid w:val="004B69CB"/>
    <w:rsid w:val="004B6B29"/>
    <w:rsid w:val="004B6DE6"/>
    <w:rsid w:val="004B7211"/>
    <w:rsid w:val="004C070E"/>
    <w:rsid w:val="004C17E2"/>
    <w:rsid w:val="004C1A88"/>
    <w:rsid w:val="004C1CFF"/>
    <w:rsid w:val="004C2711"/>
    <w:rsid w:val="004C41A3"/>
    <w:rsid w:val="004C42F1"/>
    <w:rsid w:val="004C4FF1"/>
    <w:rsid w:val="004C505F"/>
    <w:rsid w:val="004C51DF"/>
    <w:rsid w:val="004C53AA"/>
    <w:rsid w:val="004C575F"/>
    <w:rsid w:val="004C5E9E"/>
    <w:rsid w:val="004C6505"/>
    <w:rsid w:val="004C66EA"/>
    <w:rsid w:val="004C6A82"/>
    <w:rsid w:val="004C6CA1"/>
    <w:rsid w:val="004C6CB6"/>
    <w:rsid w:val="004C6DA4"/>
    <w:rsid w:val="004C6F32"/>
    <w:rsid w:val="004C7501"/>
    <w:rsid w:val="004C75F2"/>
    <w:rsid w:val="004C787F"/>
    <w:rsid w:val="004C7D6F"/>
    <w:rsid w:val="004D0ACD"/>
    <w:rsid w:val="004D10BB"/>
    <w:rsid w:val="004D1267"/>
    <w:rsid w:val="004D1320"/>
    <w:rsid w:val="004D1496"/>
    <w:rsid w:val="004D1A3B"/>
    <w:rsid w:val="004D25A7"/>
    <w:rsid w:val="004D275B"/>
    <w:rsid w:val="004D2ADC"/>
    <w:rsid w:val="004D2D9D"/>
    <w:rsid w:val="004D2ED9"/>
    <w:rsid w:val="004D4495"/>
    <w:rsid w:val="004D4ACC"/>
    <w:rsid w:val="004D4B1E"/>
    <w:rsid w:val="004D544F"/>
    <w:rsid w:val="004D580D"/>
    <w:rsid w:val="004D66B5"/>
    <w:rsid w:val="004D6B6F"/>
    <w:rsid w:val="004D6D15"/>
    <w:rsid w:val="004E067A"/>
    <w:rsid w:val="004E0A52"/>
    <w:rsid w:val="004E2094"/>
    <w:rsid w:val="004E3350"/>
    <w:rsid w:val="004E3EF7"/>
    <w:rsid w:val="004E47A0"/>
    <w:rsid w:val="004E55EB"/>
    <w:rsid w:val="004E5D4B"/>
    <w:rsid w:val="004E6A8A"/>
    <w:rsid w:val="004E6E81"/>
    <w:rsid w:val="004E6FCE"/>
    <w:rsid w:val="004E7917"/>
    <w:rsid w:val="004E7918"/>
    <w:rsid w:val="004E798E"/>
    <w:rsid w:val="004E7B6C"/>
    <w:rsid w:val="004F05AB"/>
    <w:rsid w:val="004F191C"/>
    <w:rsid w:val="004F1F90"/>
    <w:rsid w:val="004F27C6"/>
    <w:rsid w:val="004F28D2"/>
    <w:rsid w:val="004F2DE6"/>
    <w:rsid w:val="004F3E8D"/>
    <w:rsid w:val="004F4E07"/>
    <w:rsid w:val="004F512B"/>
    <w:rsid w:val="004F524E"/>
    <w:rsid w:val="004F5735"/>
    <w:rsid w:val="004F6753"/>
    <w:rsid w:val="004F757A"/>
    <w:rsid w:val="004F76CD"/>
    <w:rsid w:val="004F7736"/>
    <w:rsid w:val="004F782D"/>
    <w:rsid w:val="004F7A5E"/>
    <w:rsid w:val="004F7C3B"/>
    <w:rsid w:val="004F7EC8"/>
    <w:rsid w:val="005001E9"/>
    <w:rsid w:val="00500D38"/>
    <w:rsid w:val="00501320"/>
    <w:rsid w:val="005013DB"/>
    <w:rsid w:val="005016EF"/>
    <w:rsid w:val="00502CE2"/>
    <w:rsid w:val="005031A3"/>
    <w:rsid w:val="005036D2"/>
    <w:rsid w:val="00503755"/>
    <w:rsid w:val="00503A1F"/>
    <w:rsid w:val="00503E33"/>
    <w:rsid w:val="0050438F"/>
    <w:rsid w:val="00504577"/>
    <w:rsid w:val="0050483A"/>
    <w:rsid w:val="00504B16"/>
    <w:rsid w:val="00504C76"/>
    <w:rsid w:val="00505177"/>
    <w:rsid w:val="00505836"/>
    <w:rsid w:val="00505BCE"/>
    <w:rsid w:val="00505DA1"/>
    <w:rsid w:val="005065BF"/>
    <w:rsid w:val="00506B5C"/>
    <w:rsid w:val="005072A6"/>
    <w:rsid w:val="00510281"/>
    <w:rsid w:val="005115CF"/>
    <w:rsid w:val="00511F24"/>
    <w:rsid w:val="005121E2"/>
    <w:rsid w:val="00512423"/>
    <w:rsid w:val="005125D1"/>
    <w:rsid w:val="005126EA"/>
    <w:rsid w:val="00512883"/>
    <w:rsid w:val="00512E4F"/>
    <w:rsid w:val="00513165"/>
    <w:rsid w:val="00514217"/>
    <w:rsid w:val="005149CF"/>
    <w:rsid w:val="00514AC0"/>
    <w:rsid w:val="00514B14"/>
    <w:rsid w:val="00514D70"/>
    <w:rsid w:val="00514EA1"/>
    <w:rsid w:val="00514FD1"/>
    <w:rsid w:val="00515294"/>
    <w:rsid w:val="005152A4"/>
    <w:rsid w:val="00515484"/>
    <w:rsid w:val="00515BEE"/>
    <w:rsid w:val="00515D24"/>
    <w:rsid w:val="00517785"/>
    <w:rsid w:val="005177D9"/>
    <w:rsid w:val="00517BD9"/>
    <w:rsid w:val="00520081"/>
    <w:rsid w:val="00520134"/>
    <w:rsid w:val="0052038D"/>
    <w:rsid w:val="0052074D"/>
    <w:rsid w:val="00520AC9"/>
    <w:rsid w:val="00521687"/>
    <w:rsid w:val="00521CE1"/>
    <w:rsid w:val="00522631"/>
    <w:rsid w:val="00523191"/>
    <w:rsid w:val="0052330C"/>
    <w:rsid w:val="0052400A"/>
    <w:rsid w:val="0052488F"/>
    <w:rsid w:val="00524ECA"/>
    <w:rsid w:val="00525178"/>
    <w:rsid w:val="005268BB"/>
    <w:rsid w:val="0052776F"/>
    <w:rsid w:val="005277D4"/>
    <w:rsid w:val="00530537"/>
    <w:rsid w:val="005305AB"/>
    <w:rsid w:val="005305C6"/>
    <w:rsid w:val="00530632"/>
    <w:rsid w:val="00530A95"/>
    <w:rsid w:val="00530E55"/>
    <w:rsid w:val="00531B0D"/>
    <w:rsid w:val="005324F2"/>
    <w:rsid w:val="00533BFA"/>
    <w:rsid w:val="00534070"/>
    <w:rsid w:val="00534A81"/>
    <w:rsid w:val="00534B5D"/>
    <w:rsid w:val="0053512A"/>
    <w:rsid w:val="00535469"/>
    <w:rsid w:val="005360D7"/>
    <w:rsid w:val="00536876"/>
    <w:rsid w:val="00536D9F"/>
    <w:rsid w:val="00536E45"/>
    <w:rsid w:val="0053700B"/>
    <w:rsid w:val="00537FF5"/>
    <w:rsid w:val="0054077B"/>
    <w:rsid w:val="00540A37"/>
    <w:rsid w:val="00540F38"/>
    <w:rsid w:val="00542300"/>
    <w:rsid w:val="005423E2"/>
    <w:rsid w:val="00542E81"/>
    <w:rsid w:val="00542FF2"/>
    <w:rsid w:val="00543258"/>
    <w:rsid w:val="005434E8"/>
    <w:rsid w:val="00544733"/>
    <w:rsid w:val="0054503F"/>
    <w:rsid w:val="005453B1"/>
    <w:rsid w:val="00545401"/>
    <w:rsid w:val="005456B4"/>
    <w:rsid w:val="00545EEC"/>
    <w:rsid w:val="00546397"/>
    <w:rsid w:val="00547152"/>
    <w:rsid w:val="00547E9C"/>
    <w:rsid w:val="00547FAA"/>
    <w:rsid w:val="0055013F"/>
    <w:rsid w:val="005505AF"/>
    <w:rsid w:val="005507B1"/>
    <w:rsid w:val="0055091A"/>
    <w:rsid w:val="00551816"/>
    <w:rsid w:val="0055293C"/>
    <w:rsid w:val="00553E17"/>
    <w:rsid w:val="005543E4"/>
    <w:rsid w:val="005548A1"/>
    <w:rsid w:val="00554938"/>
    <w:rsid w:val="00554C94"/>
    <w:rsid w:val="0055508B"/>
    <w:rsid w:val="00556586"/>
    <w:rsid w:val="00556E60"/>
    <w:rsid w:val="00557084"/>
    <w:rsid w:val="00557297"/>
    <w:rsid w:val="005574CD"/>
    <w:rsid w:val="00560617"/>
    <w:rsid w:val="00560968"/>
    <w:rsid w:val="00561718"/>
    <w:rsid w:val="00561849"/>
    <w:rsid w:val="0056247F"/>
    <w:rsid w:val="005629D0"/>
    <w:rsid w:val="005630C1"/>
    <w:rsid w:val="005631B5"/>
    <w:rsid w:val="005634C5"/>
    <w:rsid w:val="00564013"/>
    <w:rsid w:val="00565182"/>
    <w:rsid w:val="00565383"/>
    <w:rsid w:val="00565FFE"/>
    <w:rsid w:val="0056610A"/>
    <w:rsid w:val="00566404"/>
    <w:rsid w:val="00566B9E"/>
    <w:rsid w:val="00566D42"/>
    <w:rsid w:val="005673F7"/>
    <w:rsid w:val="00567415"/>
    <w:rsid w:val="0056743B"/>
    <w:rsid w:val="005674B2"/>
    <w:rsid w:val="00567972"/>
    <w:rsid w:val="00567C88"/>
    <w:rsid w:val="00571EEC"/>
    <w:rsid w:val="005720B2"/>
    <w:rsid w:val="00572515"/>
    <w:rsid w:val="00572C73"/>
    <w:rsid w:val="00573198"/>
    <w:rsid w:val="005733E4"/>
    <w:rsid w:val="005735CC"/>
    <w:rsid w:val="0057393E"/>
    <w:rsid w:val="0057484E"/>
    <w:rsid w:val="00574B65"/>
    <w:rsid w:val="00575842"/>
    <w:rsid w:val="00575A22"/>
    <w:rsid w:val="00575A9B"/>
    <w:rsid w:val="00575DAA"/>
    <w:rsid w:val="0057695D"/>
    <w:rsid w:val="00576D2E"/>
    <w:rsid w:val="005771AE"/>
    <w:rsid w:val="005771D8"/>
    <w:rsid w:val="005773DE"/>
    <w:rsid w:val="00577670"/>
    <w:rsid w:val="00577736"/>
    <w:rsid w:val="00577A5E"/>
    <w:rsid w:val="00577E86"/>
    <w:rsid w:val="00577F9B"/>
    <w:rsid w:val="00581D25"/>
    <w:rsid w:val="00582969"/>
    <w:rsid w:val="00582C78"/>
    <w:rsid w:val="005830A5"/>
    <w:rsid w:val="0058315F"/>
    <w:rsid w:val="00584AEC"/>
    <w:rsid w:val="005858CF"/>
    <w:rsid w:val="00585CAF"/>
    <w:rsid w:val="00586EAC"/>
    <w:rsid w:val="0058700C"/>
    <w:rsid w:val="00587C21"/>
    <w:rsid w:val="005907AF"/>
    <w:rsid w:val="005908C8"/>
    <w:rsid w:val="005909B7"/>
    <w:rsid w:val="00591A1D"/>
    <w:rsid w:val="00591DBD"/>
    <w:rsid w:val="00592238"/>
    <w:rsid w:val="00593325"/>
    <w:rsid w:val="00593643"/>
    <w:rsid w:val="00593D15"/>
    <w:rsid w:val="0059425F"/>
    <w:rsid w:val="00594792"/>
    <w:rsid w:val="00594801"/>
    <w:rsid w:val="0059514C"/>
    <w:rsid w:val="00595ABA"/>
    <w:rsid w:val="0059630B"/>
    <w:rsid w:val="00596371"/>
    <w:rsid w:val="005969A7"/>
    <w:rsid w:val="00596C14"/>
    <w:rsid w:val="00596D4D"/>
    <w:rsid w:val="00596ED4"/>
    <w:rsid w:val="00596F38"/>
    <w:rsid w:val="0059788D"/>
    <w:rsid w:val="00597976"/>
    <w:rsid w:val="00597C46"/>
    <w:rsid w:val="005A04F4"/>
    <w:rsid w:val="005A0DDE"/>
    <w:rsid w:val="005A22BF"/>
    <w:rsid w:val="005A2959"/>
    <w:rsid w:val="005A2B83"/>
    <w:rsid w:val="005A3191"/>
    <w:rsid w:val="005A33C2"/>
    <w:rsid w:val="005A34DF"/>
    <w:rsid w:val="005A3F54"/>
    <w:rsid w:val="005A4210"/>
    <w:rsid w:val="005A433B"/>
    <w:rsid w:val="005A5F34"/>
    <w:rsid w:val="005A653F"/>
    <w:rsid w:val="005A74EB"/>
    <w:rsid w:val="005A7DD1"/>
    <w:rsid w:val="005B01EB"/>
    <w:rsid w:val="005B0470"/>
    <w:rsid w:val="005B0498"/>
    <w:rsid w:val="005B09FD"/>
    <w:rsid w:val="005B0C7F"/>
    <w:rsid w:val="005B1C4B"/>
    <w:rsid w:val="005B23A2"/>
    <w:rsid w:val="005B2958"/>
    <w:rsid w:val="005B29A5"/>
    <w:rsid w:val="005B29D8"/>
    <w:rsid w:val="005B3237"/>
    <w:rsid w:val="005B32DD"/>
    <w:rsid w:val="005B33DF"/>
    <w:rsid w:val="005B3B3C"/>
    <w:rsid w:val="005B3CC0"/>
    <w:rsid w:val="005B4265"/>
    <w:rsid w:val="005B5223"/>
    <w:rsid w:val="005B522D"/>
    <w:rsid w:val="005B556C"/>
    <w:rsid w:val="005B5BB4"/>
    <w:rsid w:val="005B6FBF"/>
    <w:rsid w:val="005C05CC"/>
    <w:rsid w:val="005C05D5"/>
    <w:rsid w:val="005C0B9E"/>
    <w:rsid w:val="005C0F02"/>
    <w:rsid w:val="005C0F0A"/>
    <w:rsid w:val="005C1C04"/>
    <w:rsid w:val="005C1CD6"/>
    <w:rsid w:val="005C24AD"/>
    <w:rsid w:val="005C2D52"/>
    <w:rsid w:val="005C353D"/>
    <w:rsid w:val="005C3C99"/>
    <w:rsid w:val="005C43B2"/>
    <w:rsid w:val="005C4C44"/>
    <w:rsid w:val="005C5761"/>
    <w:rsid w:val="005C6229"/>
    <w:rsid w:val="005C69EB"/>
    <w:rsid w:val="005C7896"/>
    <w:rsid w:val="005C7EE9"/>
    <w:rsid w:val="005C7F72"/>
    <w:rsid w:val="005D04F2"/>
    <w:rsid w:val="005D09DC"/>
    <w:rsid w:val="005D0C39"/>
    <w:rsid w:val="005D0E43"/>
    <w:rsid w:val="005D1A27"/>
    <w:rsid w:val="005D212F"/>
    <w:rsid w:val="005D24F9"/>
    <w:rsid w:val="005D2C8E"/>
    <w:rsid w:val="005D2CC8"/>
    <w:rsid w:val="005D2D68"/>
    <w:rsid w:val="005D32FF"/>
    <w:rsid w:val="005D353F"/>
    <w:rsid w:val="005D3BB7"/>
    <w:rsid w:val="005D5383"/>
    <w:rsid w:val="005D595F"/>
    <w:rsid w:val="005D5A61"/>
    <w:rsid w:val="005D63D1"/>
    <w:rsid w:val="005D6763"/>
    <w:rsid w:val="005D6D6A"/>
    <w:rsid w:val="005D719D"/>
    <w:rsid w:val="005D7361"/>
    <w:rsid w:val="005D7D83"/>
    <w:rsid w:val="005E0144"/>
    <w:rsid w:val="005E082D"/>
    <w:rsid w:val="005E0F4F"/>
    <w:rsid w:val="005E1327"/>
    <w:rsid w:val="005E2285"/>
    <w:rsid w:val="005E2631"/>
    <w:rsid w:val="005E2767"/>
    <w:rsid w:val="005E298A"/>
    <w:rsid w:val="005E2D31"/>
    <w:rsid w:val="005E35A2"/>
    <w:rsid w:val="005E3A5D"/>
    <w:rsid w:val="005E4D8A"/>
    <w:rsid w:val="005E4FC8"/>
    <w:rsid w:val="005E5C36"/>
    <w:rsid w:val="005E7D7C"/>
    <w:rsid w:val="005F030A"/>
    <w:rsid w:val="005F127C"/>
    <w:rsid w:val="005F1876"/>
    <w:rsid w:val="005F1A90"/>
    <w:rsid w:val="005F2408"/>
    <w:rsid w:val="005F24F0"/>
    <w:rsid w:val="005F2777"/>
    <w:rsid w:val="005F2A77"/>
    <w:rsid w:val="005F2ED8"/>
    <w:rsid w:val="005F30BB"/>
    <w:rsid w:val="005F440B"/>
    <w:rsid w:val="005F49E1"/>
    <w:rsid w:val="005F4F5E"/>
    <w:rsid w:val="005F507F"/>
    <w:rsid w:val="005F50BD"/>
    <w:rsid w:val="005F62F6"/>
    <w:rsid w:val="005F67E5"/>
    <w:rsid w:val="005F6E49"/>
    <w:rsid w:val="005F7E81"/>
    <w:rsid w:val="00600030"/>
    <w:rsid w:val="00600219"/>
    <w:rsid w:val="00600606"/>
    <w:rsid w:val="00600B0D"/>
    <w:rsid w:val="00601685"/>
    <w:rsid w:val="00601A5B"/>
    <w:rsid w:val="00601A94"/>
    <w:rsid w:val="00601C5E"/>
    <w:rsid w:val="00601FD1"/>
    <w:rsid w:val="00602357"/>
    <w:rsid w:val="00602D75"/>
    <w:rsid w:val="0060403A"/>
    <w:rsid w:val="006041EF"/>
    <w:rsid w:val="0060461B"/>
    <w:rsid w:val="0060474C"/>
    <w:rsid w:val="00604AD3"/>
    <w:rsid w:val="00604B48"/>
    <w:rsid w:val="006057F4"/>
    <w:rsid w:val="006070E4"/>
    <w:rsid w:val="0060730F"/>
    <w:rsid w:val="006075D2"/>
    <w:rsid w:val="00607ED0"/>
    <w:rsid w:val="0061018D"/>
    <w:rsid w:val="006103D0"/>
    <w:rsid w:val="00611D88"/>
    <w:rsid w:val="006121E1"/>
    <w:rsid w:val="00612200"/>
    <w:rsid w:val="0061238D"/>
    <w:rsid w:val="0061394D"/>
    <w:rsid w:val="006147E4"/>
    <w:rsid w:val="00614F11"/>
    <w:rsid w:val="0061595D"/>
    <w:rsid w:val="0061605F"/>
    <w:rsid w:val="00616322"/>
    <w:rsid w:val="00616A93"/>
    <w:rsid w:val="00616BD3"/>
    <w:rsid w:val="00617CAB"/>
    <w:rsid w:val="0062089A"/>
    <w:rsid w:val="00620D81"/>
    <w:rsid w:val="0062116B"/>
    <w:rsid w:val="0062188F"/>
    <w:rsid w:val="00623D8A"/>
    <w:rsid w:val="00623E85"/>
    <w:rsid w:val="00624483"/>
    <w:rsid w:val="00624801"/>
    <w:rsid w:val="0062484B"/>
    <w:rsid w:val="00625535"/>
    <w:rsid w:val="006255DC"/>
    <w:rsid w:val="00625CC1"/>
    <w:rsid w:val="00625EC1"/>
    <w:rsid w:val="006269F9"/>
    <w:rsid w:val="00626CFF"/>
    <w:rsid w:val="006272D7"/>
    <w:rsid w:val="006300F8"/>
    <w:rsid w:val="00630293"/>
    <w:rsid w:val="006307D6"/>
    <w:rsid w:val="006309BC"/>
    <w:rsid w:val="00630D9D"/>
    <w:rsid w:val="0063123B"/>
    <w:rsid w:val="0063169D"/>
    <w:rsid w:val="00631D32"/>
    <w:rsid w:val="0063275B"/>
    <w:rsid w:val="00632ECE"/>
    <w:rsid w:val="00633114"/>
    <w:rsid w:val="006333E1"/>
    <w:rsid w:val="00634160"/>
    <w:rsid w:val="00634B19"/>
    <w:rsid w:val="00634CDA"/>
    <w:rsid w:val="00634CE7"/>
    <w:rsid w:val="00634F0B"/>
    <w:rsid w:val="00636674"/>
    <w:rsid w:val="00637256"/>
    <w:rsid w:val="00637C26"/>
    <w:rsid w:val="00637F10"/>
    <w:rsid w:val="00640313"/>
    <w:rsid w:val="00640AF8"/>
    <w:rsid w:val="00641B94"/>
    <w:rsid w:val="006420E5"/>
    <w:rsid w:val="006422B3"/>
    <w:rsid w:val="0064264F"/>
    <w:rsid w:val="00642ED3"/>
    <w:rsid w:val="006448D7"/>
    <w:rsid w:val="00645B13"/>
    <w:rsid w:val="00645BE9"/>
    <w:rsid w:val="00645FED"/>
    <w:rsid w:val="00646315"/>
    <w:rsid w:val="00646708"/>
    <w:rsid w:val="0064676D"/>
    <w:rsid w:val="00646976"/>
    <w:rsid w:val="0064774D"/>
    <w:rsid w:val="00647C4D"/>
    <w:rsid w:val="00647CF4"/>
    <w:rsid w:val="0065015A"/>
    <w:rsid w:val="00650D9A"/>
    <w:rsid w:val="006510BE"/>
    <w:rsid w:val="0065128A"/>
    <w:rsid w:val="00652007"/>
    <w:rsid w:val="006525C7"/>
    <w:rsid w:val="00652A4F"/>
    <w:rsid w:val="00652F8A"/>
    <w:rsid w:val="0065311A"/>
    <w:rsid w:val="0065320A"/>
    <w:rsid w:val="00653498"/>
    <w:rsid w:val="006536A4"/>
    <w:rsid w:val="00653BFC"/>
    <w:rsid w:val="00653C43"/>
    <w:rsid w:val="00654256"/>
    <w:rsid w:val="006542DE"/>
    <w:rsid w:val="006542FE"/>
    <w:rsid w:val="00654357"/>
    <w:rsid w:val="00654949"/>
    <w:rsid w:val="00654BF2"/>
    <w:rsid w:val="00654C54"/>
    <w:rsid w:val="00654E98"/>
    <w:rsid w:val="006557A0"/>
    <w:rsid w:val="00655CEB"/>
    <w:rsid w:val="00655E0F"/>
    <w:rsid w:val="00656129"/>
    <w:rsid w:val="006565DE"/>
    <w:rsid w:val="00657948"/>
    <w:rsid w:val="00657D64"/>
    <w:rsid w:val="006608D6"/>
    <w:rsid w:val="00660C9A"/>
    <w:rsid w:val="00660DFD"/>
    <w:rsid w:val="006615E3"/>
    <w:rsid w:val="00662006"/>
    <w:rsid w:val="0066311E"/>
    <w:rsid w:val="00663D73"/>
    <w:rsid w:val="00663F91"/>
    <w:rsid w:val="006644E7"/>
    <w:rsid w:val="00665F88"/>
    <w:rsid w:val="006664E5"/>
    <w:rsid w:val="00666EB4"/>
    <w:rsid w:val="0066701B"/>
    <w:rsid w:val="006674BC"/>
    <w:rsid w:val="006705BC"/>
    <w:rsid w:val="00670650"/>
    <w:rsid w:val="00670BD8"/>
    <w:rsid w:val="00671084"/>
    <w:rsid w:val="006710D9"/>
    <w:rsid w:val="006712DC"/>
    <w:rsid w:val="0067198C"/>
    <w:rsid w:val="00671DEB"/>
    <w:rsid w:val="00672C5F"/>
    <w:rsid w:val="00672FF9"/>
    <w:rsid w:val="006736AD"/>
    <w:rsid w:val="006740F9"/>
    <w:rsid w:val="006742BF"/>
    <w:rsid w:val="0067458F"/>
    <w:rsid w:val="00674B74"/>
    <w:rsid w:val="0067508A"/>
    <w:rsid w:val="0067524E"/>
    <w:rsid w:val="006759F0"/>
    <w:rsid w:val="00675FF7"/>
    <w:rsid w:val="0067610B"/>
    <w:rsid w:val="006765CE"/>
    <w:rsid w:val="006768E9"/>
    <w:rsid w:val="00677524"/>
    <w:rsid w:val="00680A05"/>
    <w:rsid w:val="00680F8B"/>
    <w:rsid w:val="00680FA6"/>
    <w:rsid w:val="00680FEF"/>
    <w:rsid w:val="00681683"/>
    <w:rsid w:val="00682273"/>
    <w:rsid w:val="00682276"/>
    <w:rsid w:val="00683844"/>
    <w:rsid w:val="006841AA"/>
    <w:rsid w:val="006857C8"/>
    <w:rsid w:val="00686BBE"/>
    <w:rsid w:val="00686EE5"/>
    <w:rsid w:val="006876E5"/>
    <w:rsid w:val="006879B9"/>
    <w:rsid w:val="0069034F"/>
    <w:rsid w:val="00691F81"/>
    <w:rsid w:val="006930B9"/>
    <w:rsid w:val="006930E5"/>
    <w:rsid w:val="00693124"/>
    <w:rsid w:val="00694152"/>
    <w:rsid w:val="0069423B"/>
    <w:rsid w:val="0069529B"/>
    <w:rsid w:val="006961C5"/>
    <w:rsid w:val="00696309"/>
    <w:rsid w:val="00696AF9"/>
    <w:rsid w:val="00697A36"/>
    <w:rsid w:val="006A18B7"/>
    <w:rsid w:val="006A1D35"/>
    <w:rsid w:val="006A20B4"/>
    <w:rsid w:val="006A23BE"/>
    <w:rsid w:val="006A2D8B"/>
    <w:rsid w:val="006A43D9"/>
    <w:rsid w:val="006A4677"/>
    <w:rsid w:val="006A5567"/>
    <w:rsid w:val="006A587E"/>
    <w:rsid w:val="006A5DAE"/>
    <w:rsid w:val="006A5EC4"/>
    <w:rsid w:val="006A61D4"/>
    <w:rsid w:val="006A7D65"/>
    <w:rsid w:val="006B001E"/>
    <w:rsid w:val="006B0915"/>
    <w:rsid w:val="006B0C40"/>
    <w:rsid w:val="006B23C5"/>
    <w:rsid w:val="006B25F7"/>
    <w:rsid w:val="006B27ED"/>
    <w:rsid w:val="006B282E"/>
    <w:rsid w:val="006B2A8D"/>
    <w:rsid w:val="006B31A8"/>
    <w:rsid w:val="006B344F"/>
    <w:rsid w:val="006B3D79"/>
    <w:rsid w:val="006B3FB5"/>
    <w:rsid w:val="006B4184"/>
    <w:rsid w:val="006B434B"/>
    <w:rsid w:val="006B4A70"/>
    <w:rsid w:val="006B5A82"/>
    <w:rsid w:val="006B5DD3"/>
    <w:rsid w:val="006B639B"/>
    <w:rsid w:val="006B6AE1"/>
    <w:rsid w:val="006B71C7"/>
    <w:rsid w:val="006B75AB"/>
    <w:rsid w:val="006B7CB0"/>
    <w:rsid w:val="006C02D6"/>
    <w:rsid w:val="006C0BA4"/>
    <w:rsid w:val="006C11E3"/>
    <w:rsid w:val="006C13AA"/>
    <w:rsid w:val="006C1F93"/>
    <w:rsid w:val="006C24CA"/>
    <w:rsid w:val="006C2DD3"/>
    <w:rsid w:val="006C2DD7"/>
    <w:rsid w:val="006C3376"/>
    <w:rsid w:val="006C35B3"/>
    <w:rsid w:val="006C3C9D"/>
    <w:rsid w:val="006C3F33"/>
    <w:rsid w:val="006C425B"/>
    <w:rsid w:val="006C4489"/>
    <w:rsid w:val="006C49DA"/>
    <w:rsid w:val="006C4F6C"/>
    <w:rsid w:val="006C5288"/>
    <w:rsid w:val="006C5774"/>
    <w:rsid w:val="006C59E1"/>
    <w:rsid w:val="006C5F72"/>
    <w:rsid w:val="006C6170"/>
    <w:rsid w:val="006C6236"/>
    <w:rsid w:val="006C62E4"/>
    <w:rsid w:val="006C77D1"/>
    <w:rsid w:val="006C7FDF"/>
    <w:rsid w:val="006D0A71"/>
    <w:rsid w:val="006D1421"/>
    <w:rsid w:val="006D1BED"/>
    <w:rsid w:val="006D3222"/>
    <w:rsid w:val="006D38BE"/>
    <w:rsid w:val="006D42F3"/>
    <w:rsid w:val="006D4F7D"/>
    <w:rsid w:val="006D4FDE"/>
    <w:rsid w:val="006D5DDB"/>
    <w:rsid w:val="006D5E85"/>
    <w:rsid w:val="006D6614"/>
    <w:rsid w:val="006D6A16"/>
    <w:rsid w:val="006D6B4E"/>
    <w:rsid w:val="006D6CB8"/>
    <w:rsid w:val="006D733C"/>
    <w:rsid w:val="006D73CE"/>
    <w:rsid w:val="006D7903"/>
    <w:rsid w:val="006E01D6"/>
    <w:rsid w:val="006E0398"/>
    <w:rsid w:val="006E077D"/>
    <w:rsid w:val="006E0FF0"/>
    <w:rsid w:val="006E1215"/>
    <w:rsid w:val="006E22E4"/>
    <w:rsid w:val="006E22F1"/>
    <w:rsid w:val="006E26F8"/>
    <w:rsid w:val="006E28EB"/>
    <w:rsid w:val="006E30B1"/>
    <w:rsid w:val="006E44D4"/>
    <w:rsid w:val="006E4AD4"/>
    <w:rsid w:val="006E4BF9"/>
    <w:rsid w:val="006E5B67"/>
    <w:rsid w:val="006E67B2"/>
    <w:rsid w:val="006E7250"/>
    <w:rsid w:val="006F0325"/>
    <w:rsid w:val="006F0686"/>
    <w:rsid w:val="006F07FE"/>
    <w:rsid w:val="006F0C18"/>
    <w:rsid w:val="006F0F88"/>
    <w:rsid w:val="006F112F"/>
    <w:rsid w:val="006F18C8"/>
    <w:rsid w:val="006F1BAA"/>
    <w:rsid w:val="006F2573"/>
    <w:rsid w:val="006F2B18"/>
    <w:rsid w:val="006F2B26"/>
    <w:rsid w:val="006F2DD9"/>
    <w:rsid w:val="006F2E13"/>
    <w:rsid w:val="006F3196"/>
    <w:rsid w:val="006F32DA"/>
    <w:rsid w:val="006F3BFF"/>
    <w:rsid w:val="006F41B9"/>
    <w:rsid w:val="006F4251"/>
    <w:rsid w:val="006F4355"/>
    <w:rsid w:val="006F477A"/>
    <w:rsid w:val="006F4969"/>
    <w:rsid w:val="006F4B8E"/>
    <w:rsid w:val="006F4BC9"/>
    <w:rsid w:val="006F4C67"/>
    <w:rsid w:val="006F5433"/>
    <w:rsid w:val="006F5A75"/>
    <w:rsid w:val="006F5C8F"/>
    <w:rsid w:val="006F6E7C"/>
    <w:rsid w:val="006F714E"/>
    <w:rsid w:val="006F71B0"/>
    <w:rsid w:val="006F71E4"/>
    <w:rsid w:val="006F744B"/>
    <w:rsid w:val="006F77C7"/>
    <w:rsid w:val="006F7CD4"/>
    <w:rsid w:val="0070021A"/>
    <w:rsid w:val="00700A69"/>
    <w:rsid w:val="00700AE3"/>
    <w:rsid w:val="00700EE8"/>
    <w:rsid w:val="007011DF"/>
    <w:rsid w:val="007012E3"/>
    <w:rsid w:val="00701B1A"/>
    <w:rsid w:val="00701F59"/>
    <w:rsid w:val="00702D15"/>
    <w:rsid w:val="00703A8C"/>
    <w:rsid w:val="00703C7D"/>
    <w:rsid w:val="00703D04"/>
    <w:rsid w:val="00704B42"/>
    <w:rsid w:val="00705088"/>
    <w:rsid w:val="00705860"/>
    <w:rsid w:val="00705905"/>
    <w:rsid w:val="00705B3F"/>
    <w:rsid w:val="00705BBF"/>
    <w:rsid w:val="00705F71"/>
    <w:rsid w:val="007062DA"/>
    <w:rsid w:val="00706496"/>
    <w:rsid w:val="0070685B"/>
    <w:rsid w:val="00706E75"/>
    <w:rsid w:val="00706F5E"/>
    <w:rsid w:val="007074A4"/>
    <w:rsid w:val="00707726"/>
    <w:rsid w:val="00707870"/>
    <w:rsid w:val="0071079F"/>
    <w:rsid w:val="00710D1C"/>
    <w:rsid w:val="007115EF"/>
    <w:rsid w:val="00711861"/>
    <w:rsid w:val="00712102"/>
    <w:rsid w:val="00712962"/>
    <w:rsid w:val="007129AF"/>
    <w:rsid w:val="00713362"/>
    <w:rsid w:val="007135CD"/>
    <w:rsid w:val="00713EE3"/>
    <w:rsid w:val="007147B6"/>
    <w:rsid w:val="00714C8A"/>
    <w:rsid w:val="00715B57"/>
    <w:rsid w:val="00715C35"/>
    <w:rsid w:val="00715E7D"/>
    <w:rsid w:val="00715F59"/>
    <w:rsid w:val="007166C4"/>
    <w:rsid w:val="00716F54"/>
    <w:rsid w:val="00717A8B"/>
    <w:rsid w:val="00717F0E"/>
    <w:rsid w:val="00720577"/>
    <w:rsid w:val="0072088E"/>
    <w:rsid w:val="00720990"/>
    <w:rsid w:val="00720CE8"/>
    <w:rsid w:val="00721644"/>
    <w:rsid w:val="00721B1B"/>
    <w:rsid w:val="00721F11"/>
    <w:rsid w:val="0072215B"/>
    <w:rsid w:val="00722803"/>
    <w:rsid w:val="00722C6C"/>
    <w:rsid w:val="00722E0B"/>
    <w:rsid w:val="007235C5"/>
    <w:rsid w:val="00723D3E"/>
    <w:rsid w:val="00724458"/>
    <w:rsid w:val="00724930"/>
    <w:rsid w:val="00724E54"/>
    <w:rsid w:val="00724F53"/>
    <w:rsid w:val="00725077"/>
    <w:rsid w:val="007255C5"/>
    <w:rsid w:val="00725C43"/>
    <w:rsid w:val="00725EAF"/>
    <w:rsid w:val="00727307"/>
    <w:rsid w:val="007273DE"/>
    <w:rsid w:val="0072771D"/>
    <w:rsid w:val="00730299"/>
    <w:rsid w:val="00730538"/>
    <w:rsid w:val="0073077C"/>
    <w:rsid w:val="00730D86"/>
    <w:rsid w:val="00730F55"/>
    <w:rsid w:val="00731180"/>
    <w:rsid w:val="00731FEA"/>
    <w:rsid w:val="00732269"/>
    <w:rsid w:val="007327D6"/>
    <w:rsid w:val="00732F6C"/>
    <w:rsid w:val="00734D4E"/>
    <w:rsid w:val="00734DC1"/>
    <w:rsid w:val="007351CB"/>
    <w:rsid w:val="00735231"/>
    <w:rsid w:val="00735386"/>
    <w:rsid w:val="00735F33"/>
    <w:rsid w:val="0073776B"/>
    <w:rsid w:val="00737D91"/>
    <w:rsid w:val="00740ED3"/>
    <w:rsid w:val="00741F7E"/>
    <w:rsid w:val="00742AF7"/>
    <w:rsid w:val="00744BF4"/>
    <w:rsid w:val="00744E21"/>
    <w:rsid w:val="00745F90"/>
    <w:rsid w:val="00746149"/>
    <w:rsid w:val="00746FD8"/>
    <w:rsid w:val="0074794C"/>
    <w:rsid w:val="00747D44"/>
    <w:rsid w:val="007505AD"/>
    <w:rsid w:val="00750611"/>
    <w:rsid w:val="00750839"/>
    <w:rsid w:val="0075186D"/>
    <w:rsid w:val="00751B9E"/>
    <w:rsid w:val="0075257B"/>
    <w:rsid w:val="007529EF"/>
    <w:rsid w:val="00752E11"/>
    <w:rsid w:val="00752FC7"/>
    <w:rsid w:val="00753211"/>
    <w:rsid w:val="007544C7"/>
    <w:rsid w:val="007560B7"/>
    <w:rsid w:val="0075658C"/>
    <w:rsid w:val="007566DC"/>
    <w:rsid w:val="0075678F"/>
    <w:rsid w:val="0075700D"/>
    <w:rsid w:val="007573BD"/>
    <w:rsid w:val="00760171"/>
    <w:rsid w:val="007601FC"/>
    <w:rsid w:val="00760F96"/>
    <w:rsid w:val="0076205F"/>
    <w:rsid w:val="007623DC"/>
    <w:rsid w:val="007626AF"/>
    <w:rsid w:val="0076306E"/>
    <w:rsid w:val="0076312C"/>
    <w:rsid w:val="0076352F"/>
    <w:rsid w:val="00763E9D"/>
    <w:rsid w:val="00764121"/>
    <w:rsid w:val="007652BB"/>
    <w:rsid w:val="007653C1"/>
    <w:rsid w:val="00765AD1"/>
    <w:rsid w:val="00765DA9"/>
    <w:rsid w:val="00765FFF"/>
    <w:rsid w:val="007667E5"/>
    <w:rsid w:val="0076718A"/>
    <w:rsid w:val="0076763F"/>
    <w:rsid w:val="00767CDA"/>
    <w:rsid w:val="00767DA0"/>
    <w:rsid w:val="00770140"/>
    <w:rsid w:val="00770613"/>
    <w:rsid w:val="0077195F"/>
    <w:rsid w:val="0077224E"/>
    <w:rsid w:val="007722E3"/>
    <w:rsid w:val="0077274F"/>
    <w:rsid w:val="007732C3"/>
    <w:rsid w:val="0077330A"/>
    <w:rsid w:val="0077360E"/>
    <w:rsid w:val="00773E5A"/>
    <w:rsid w:val="00773F6C"/>
    <w:rsid w:val="0077489A"/>
    <w:rsid w:val="00774F9D"/>
    <w:rsid w:val="0077568E"/>
    <w:rsid w:val="00775C75"/>
    <w:rsid w:val="00777ACD"/>
    <w:rsid w:val="00780013"/>
    <w:rsid w:val="0078007D"/>
    <w:rsid w:val="00780A07"/>
    <w:rsid w:val="00781786"/>
    <w:rsid w:val="00781B48"/>
    <w:rsid w:val="00782159"/>
    <w:rsid w:val="00782F8B"/>
    <w:rsid w:val="007838F8"/>
    <w:rsid w:val="00783E48"/>
    <w:rsid w:val="00784034"/>
    <w:rsid w:val="007843B4"/>
    <w:rsid w:val="00784C84"/>
    <w:rsid w:val="00784CB8"/>
    <w:rsid w:val="00785063"/>
    <w:rsid w:val="0078524B"/>
    <w:rsid w:val="00785470"/>
    <w:rsid w:val="007857E9"/>
    <w:rsid w:val="00786565"/>
    <w:rsid w:val="00786FA9"/>
    <w:rsid w:val="00787086"/>
    <w:rsid w:val="007878FE"/>
    <w:rsid w:val="00790458"/>
    <w:rsid w:val="00790718"/>
    <w:rsid w:val="007907D9"/>
    <w:rsid w:val="00790F6C"/>
    <w:rsid w:val="0079109C"/>
    <w:rsid w:val="00792276"/>
    <w:rsid w:val="00792FC1"/>
    <w:rsid w:val="0079324C"/>
    <w:rsid w:val="00795850"/>
    <w:rsid w:val="0079706E"/>
    <w:rsid w:val="00797AAB"/>
    <w:rsid w:val="00797D9C"/>
    <w:rsid w:val="007A0671"/>
    <w:rsid w:val="007A08EA"/>
    <w:rsid w:val="007A17B2"/>
    <w:rsid w:val="007A270C"/>
    <w:rsid w:val="007A2BD0"/>
    <w:rsid w:val="007A30EC"/>
    <w:rsid w:val="007A3DFF"/>
    <w:rsid w:val="007A4177"/>
    <w:rsid w:val="007A4918"/>
    <w:rsid w:val="007A4DAB"/>
    <w:rsid w:val="007A54EF"/>
    <w:rsid w:val="007A56E5"/>
    <w:rsid w:val="007A5B78"/>
    <w:rsid w:val="007A636B"/>
    <w:rsid w:val="007A6A8C"/>
    <w:rsid w:val="007A6B7A"/>
    <w:rsid w:val="007A7444"/>
    <w:rsid w:val="007A7586"/>
    <w:rsid w:val="007A76FA"/>
    <w:rsid w:val="007A7C73"/>
    <w:rsid w:val="007B034C"/>
    <w:rsid w:val="007B0578"/>
    <w:rsid w:val="007B1353"/>
    <w:rsid w:val="007B1BF1"/>
    <w:rsid w:val="007B220D"/>
    <w:rsid w:val="007B2FE1"/>
    <w:rsid w:val="007B30FF"/>
    <w:rsid w:val="007B4227"/>
    <w:rsid w:val="007B45BD"/>
    <w:rsid w:val="007B4CE1"/>
    <w:rsid w:val="007B4ECF"/>
    <w:rsid w:val="007B5CF1"/>
    <w:rsid w:val="007B607D"/>
    <w:rsid w:val="007B6ACF"/>
    <w:rsid w:val="007B71AD"/>
    <w:rsid w:val="007B722B"/>
    <w:rsid w:val="007C1B0D"/>
    <w:rsid w:val="007C1DBD"/>
    <w:rsid w:val="007C2195"/>
    <w:rsid w:val="007C29A3"/>
    <w:rsid w:val="007C2D0B"/>
    <w:rsid w:val="007C38FD"/>
    <w:rsid w:val="007C4CD9"/>
    <w:rsid w:val="007C52B7"/>
    <w:rsid w:val="007C54F0"/>
    <w:rsid w:val="007C752A"/>
    <w:rsid w:val="007C76BF"/>
    <w:rsid w:val="007C77BB"/>
    <w:rsid w:val="007C7905"/>
    <w:rsid w:val="007C7B91"/>
    <w:rsid w:val="007D0EE6"/>
    <w:rsid w:val="007D0EEA"/>
    <w:rsid w:val="007D0F41"/>
    <w:rsid w:val="007D11B9"/>
    <w:rsid w:val="007D24E1"/>
    <w:rsid w:val="007D2A09"/>
    <w:rsid w:val="007D3603"/>
    <w:rsid w:val="007D4CD6"/>
    <w:rsid w:val="007D5266"/>
    <w:rsid w:val="007D5E01"/>
    <w:rsid w:val="007D65AC"/>
    <w:rsid w:val="007D6987"/>
    <w:rsid w:val="007D6AFA"/>
    <w:rsid w:val="007D6C8B"/>
    <w:rsid w:val="007D6F42"/>
    <w:rsid w:val="007D73BC"/>
    <w:rsid w:val="007D76D9"/>
    <w:rsid w:val="007D78F5"/>
    <w:rsid w:val="007E0424"/>
    <w:rsid w:val="007E0783"/>
    <w:rsid w:val="007E0818"/>
    <w:rsid w:val="007E0958"/>
    <w:rsid w:val="007E09DE"/>
    <w:rsid w:val="007E2629"/>
    <w:rsid w:val="007E2718"/>
    <w:rsid w:val="007E2A89"/>
    <w:rsid w:val="007E2D82"/>
    <w:rsid w:val="007E3A3A"/>
    <w:rsid w:val="007E3F49"/>
    <w:rsid w:val="007E3F61"/>
    <w:rsid w:val="007E41E5"/>
    <w:rsid w:val="007E4A3A"/>
    <w:rsid w:val="007E4B2A"/>
    <w:rsid w:val="007E4B57"/>
    <w:rsid w:val="007E4CD8"/>
    <w:rsid w:val="007E541D"/>
    <w:rsid w:val="007E5B78"/>
    <w:rsid w:val="007E60C4"/>
    <w:rsid w:val="007E685F"/>
    <w:rsid w:val="007E6AC2"/>
    <w:rsid w:val="007E6AC7"/>
    <w:rsid w:val="007E6F2E"/>
    <w:rsid w:val="007E6F55"/>
    <w:rsid w:val="007F0701"/>
    <w:rsid w:val="007F14A2"/>
    <w:rsid w:val="007F1F1C"/>
    <w:rsid w:val="007F21EE"/>
    <w:rsid w:val="007F2727"/>
    <w:rsid w:val="007F2A96"/>
    <w:rsid w:val="007F3100"/>
    <w:rsid w:val="007F3838"/>
    <w:rsid w:val="007F3D06"/>
    <w:rsid w:val="007F450C"/>
    <w:rsid w:val="007F4565"/>
    <w:rsid w:val="007F53D5"/>
    <w:rsid w:val="007F54F1"/>
    <w:rsid w:val="007F6166"/>
    <w:rsid w:val="007F6293"/>
    <w:rsid w:val="007F67D2"/>
    <w:rsid w:val="007F6CE4"/>
    <w:rsid w:val="007F7239"/>
    <w:rsid w:val="007F7331"/>
    <w:rsid w:val="007F7508"/>
    <w:rsid w:val="007F78A6"/>
    <w:rsid w:val="008000A7"/>
    <w:rsid w:val="0080126C"/>
    <w:rsid w:val="00801794"/>
    <w:rsid w:val="00801C57"/>
    <w:rsid w:val="00801EF6"/>
    <w:rsid w:val="00802087"/>
    <w:rsid w:val="00802A27"/>
    <w:rsid w:val="00803B9A"/>
    <w:rsid w:val="00803BBF"/>
    <w:rsid w:val="00804D70"/>
    <w:rsid w:val="00805C84"/>
    <w:rsid w:val="008067C9"/>
    <w:rsid w:val="00806E2E"/>
    <w:rsid w:val="0080713A"/>
    <w:rsid w:val="008073FC"/>
    <w:rsid w:val="00810434"/>
    <w:rsid w:val="0081077F"/>
    <w:rsid w:val="0081083A"/>
    <w:rsid w:val="00810DB2"/>
    <w:rsid w:val="008132FE"/>
    <w:rsid w:val="00813CA8"/>
    <w:rsid w:val="00814A0B"/>
    <w:rsid w:val="00814E18"/>
    <w:rsid w:val="00814E39"/>
    <w:rsid w:val="008151D6"/>
    <w:rsid w:val="0081575F"/>
    <w:rsid w:val="00815855"/>
    <w:rsid w:val="008160F8"/>
    <w:rsid w:val="0081610D"/>
    <w:rsid w:val="008171C4"/>
    <w:rsid w:val="00817312"/>
    <w:rsid w:val="00817474"/>
    <w:rsid w:val="0081758E"/>
    <w:rsid w:val="008200E2"/>
    <w:rsid w:val="0082012B"/>
    <w:rsid w:val="00820252"/>
    <w:rsid w:val="00820644"/>
    <w:rsid w:val="00820CB2"/>
    <w:rsid w:val="008211AC"/>
    <w:rsid w:val="0082187A"/>
    <w:rsid w:val="008222D6"/>
    <w:rsid w:val="0082258F"/>
    <w:rsid w:val="00822818"/>
    <w:rsid w:val="00822D11"/>
    <w:rsid w:val="0082403F"/>
    <w:rsid w:val="008244B4"/>
    <w:rsid w:val="00824697"/>
    <w:rsid w:val="008246F1"/>
    <w:rsid w:val="0082492A"/>
    <w:rsid w:val="00824E44"/>
    <w:rsid w:val="008259FC"/>
    <w:rsid w:val="00826D8F"/>
    <w:rsid w:val="00827876"/>
    <w:rsid w:val="00827C16"/>
    <w:rsid w:val="00827E67"/>
    <w:rsid w:val="00830386"/>
    <w:rsid w:val="00830791"/>
    <w:rsid w:val="00831321"/>
    <w:rsid w:val="00831633"/>
    <w:rsid w:val="00831B6B"/>
    <w:rsid w:val="00832622"/>
    <w:rsid w:val="008328A3"/>
    <w:rsid w:val="008328F3"/>
    <w:rsid w:val="008329F2"/>
    <w:rsid w:val="008330B7"/>
    <w:rsid w:val="00833A6A"/>
    <w:rsid w:val="00834199"/>
    <w:rsid w:val="00834322"/>
    <w:rsid w:val="00835D77"/>
    <w:rsid w:val="008360C7"/>
    <w:rsid w:val="00836A1A"/>
    <w:rsid w:val="008371D2"/>
    <w:rsid w:val="008401B2"/>
    <w:rsid w:val="0084066D"/>
    <w:rsid w:val="0084110A"/>
    <w:rsid w:val="00841657"/>
    <w:rsid w:val="008417C8"/>
    <w:rsid w:val="00841D02"/>
    <w:rsid w:val="0084246B"/>
    <w:rsid w:val="00842D92"/>
    <w:rsid w:val="00842F77"/>
    <w:rsid w:val="00843DA0"/>
    <w:rsid w:val="00844535"/>
    <w:rsid w:val="0084487C"/>
    <w:rsid w:val="008452BD"/>
    <w:rsid w:val="0084610F"/>
    <w:rsid w:val="00846723"/>
    <w:rsid w:val="00846BCE"/>
    <w:rsid w:val="008479EA"/>
    <w:rsid w:val="00847A9F"/>
    <w:rsid w:val="00847CD2"/>
    <w:rsid w:val="00847EB5"/>
    <w:rsid w:val="00847EC0"/>
    <w:rsid w:val="00847EFC"/>
    <w:rsid w:val="008508A4"/>
    <w:rsid w:val="00850C87"/>
    <w:rsid w:val="00850F53"/>
    <w:rsid w:val="008510B5"/>
    <w:rsid w:val="008512BF"/>
    <w:rsid w:val="008512E7"/>
    <w:rsid w:val="0085145C"/>
    <w:rsid w:val="00851608"/>
    <w:rsid w:val="008518AA"/>
    <w:rsid w:val="00851E00"/>
    <w:rsid w:val="00851F1F"/>
    <w:rsid w:val="00853667"/>
    <w:rsid w:val="008539F6"/>
    <w:rsid w:val="0085428D"/>
    <w:rsid w:val="00854608"/>
    <w:rsid w:val="0085472C"/>
    <w:rsid w:val="008547DE"/>
    <w:rsid w:val="00854E68"/>
    <w:rsid w:val="00855089"/>
    <w:rsid w:val="00855496"/>
    <w:rsid w:val="00855647"/>
    <w:rsid w:val="00855CCD"/>
    <w:rsid w:val="00855D39"/>
    <w:rsid w:val="00856115"/>
    <w:rsid w:val="008567C7"/>
    <w:rsid w:val="00856BD0"/>
    <w:rsid w:val="0085716C"/>
    <w:rsid w:val="00857777"/>
    <w:rsid w:val="008604B6"/>
    <w:rsid w:val="008609BC"/>
    <w:rsid w:val="00860DAB"/>
    <w:rsid w:val="0086165A"/>
    <w:rsid w:val="008619B7"/>
    <w:rsid w:val="0086254A"/>
    <w:rsid w:val="00862DFF"/>
    <w:rsid w:val="00863C68"/>
    <w:rsid w:val="00863C73"/>
    <w:rsid w:val="00863CD2"/>
    <w:rsid w:val="00863D80"/>
    <w:rsid w:val="00863F77"/>
    <w:rsid w:val="00864256"/>
    <w:rsid w:val="008642B1"/>
    <w:rsid w:val="00864916"/>
    <w:rsid w:val="00864BD9"/>
    <w:rsid w:val="00864EBB"/>
    <w:rsid w:val="00865A9C"/>
    <w:rsid w:val="00865F70"/>
    <w:rsid w:val="00870316"/>
    <w:rsid w:val="00870DD4"/>
    <w:rsid w:val="0087268D"/>
    <w:rsid w:val="00873038"/>
    <w:rsid w:val="00873140"/>
    <w:rsid w:val="008733A1"/>
    <w:rsid w:val="00874207"/>
    <w:rsid w:val="00875664"/>
    <w:rsid w:val="00876C05"/>
    <w:rsid w:val="008776B4"/>
    <w:rsid w:val="00880553"/>
    <w:rsid w:val="00880742"/>
    <w:rsid w:val="00880B00"/>
    <w:rsid w:val="0088103F"/>
    <w:rsid w:val="00881D1B"/>
    <w:rsid w:val="008821CD"/>
    <w:rsid w:val="00882D07"/>
    <w:rsid w:val="00882D27"/>
    <w:rsid w:val="00882F68"/>
    <w:rsid w:val="008831CE"/>
    <w:rsid w:val="00884072"/>
    <w:rsid w:val="00884832"/>
    <w:rsid w:val="00884A05"/>
    <w:rsid w:val="00884C59"/>
    <w:rsid w:val="0088504C"/>
    <w:rsid w:val="00885060"/>
    <w:rsid w:val="008853BF"/>
    <w:rsid w:val="008855DE"/>
    <w:rsid w:val="0088576B"/>
    <w:rsid w:val="0088583C"/>
    <w:rsid w:val="00885C45"/>
    <w:rsid w:val="00886860"/>
    <w:rsid w:val="0088699C"/>
    <w:rsid w:val="00886C3D"/>
    <w:rsid w:val="00886DF5"/>
    <w:rsid w:val="00886FF4"/>
    <w:rsid w:val="0089031B"/>
    <w:rsid w:val="00890417"/>
    <w:rsid w:val="008909B8"/>
    <w:rsid w:val="00890E3A"/>
    <w:rsid w:val="0089134C"/>
    <w:rsid w:val="00891440"/>
    <w:rsid w:val="00891758"/>
    <w:rsid w:val="00891A24"/>
    <w:rsid w:val="008921D7"/>
    <w:rsid w:val="00892D30"/>
    <w:rsid w:val="00893FEC"/>
    <w:rsid w:val="00894026"/>
    <w:rsid w:val="00894464"/>
    <w:rsid w:val="00894ED8"/>
    <w:rsid w:val="008967A0"/>
    <w:rsid w:val="00896852"/>
    <w:rsid w:val="008977EC"/>
    <w:rsid w:val="0089797B"/>
    <w:rsid w:val="00897D22"/>
    <w:rsid w:val="008A09C2"/>
    <w:rsid w:val="008A0B84"/>
    <w:rsid w:val="008A0CB1"/>
    <w:rsid w:val="008A1050"/>
    <w:rsid w:val="008A1149"/>
    <w:rsid w:val="008A1446"/>
    <w:rsid w:val="008A1529"/>
    <w:rsid w:val="008A2759"/>
    <w:rsid w:val="008A2D82"/>
    <w:rsid w:val="008A3199"/>
    <w:rsid w:val="008A31F2"/>
    <w:rsid w:val="008A4A90"/>
    <w:rsid w:val="008A6E44"/>
    <w:rsid w:val="008A6F69"/>
    <w:rsid w:val="008A773A"/>
    <w:rsid w:val="008A7C8E"/>
    <w:rsid w:val="008A7ED2"/>
    <w:rsid w:val="008B1199"/>
    <w:rsid w:val="008B1C8C"/>
    <w:rsid w:val="008B2856"/>
    <w:rsid w:val="008B31F1"/>
    <w:rsid w:val="008B39B0"/>
    <w:rsid w:val="008B3D78"/>
    <w:rsid w:val="008B3DD4"/>
    <w:rsid w:val="008B3EA8"/>
    <w:rsid w:val="008B48CC"/>
    <w:rsid w:val="008B4A40"/>
    <w:rsid w:val="008B6142"/>
    <w:rsid w:val="008B68D4"/>
    <w:rsid w:val="008B7211"/>
    <w:rsid w:val="008B76E3"/>
    <w:rsid w:val="008B7B77"/>
    <w:rsid w:val="008C026C"/>
    <w:rsid w:val="008C0893"/>
    <w:rsid w:val="008C129E"/>
    <w:rsid w:val="008C12F8"/>
    <w:rsid w:val="008C1303"/>
    <w:rsid w:val="008C27F4"/>
    <w:rsid w:val="008C29E3"/>
    <w:rsid w:val="008C2E7B"/>
    <w:rsid w:val="008C332F"/>
    <w:rsid w:val="008C357E"/>
    <w:rsid w:val="008C39D2"/>
    <w:rsid w:val="008C3B16"/>
    <w:rsid w:val="008C4051"/>
    <w:rsid w:val="008C4260"/>
    <w:rsid w:val="008C44F6"/>
    <w:rsid w:val="008C5210"/>
    <w:rsid w:val="008C5279"/>
    <w:rsid w:val="008C5D36"/>
    <w:rsid w:val="008C677E"/>
    <w:rsid w:val="008C6ABC"/>
    <w:rsid w:val="008C6F57"/>
    <w:rsid w:val="008C7222"/>
    <w:rsid w:val="008C72C1"/>
    <w:rsid w:val="008C73B5"/>
    <w:rsid w:val="008C74B9"/>
    <w:rsid w:val="008C7DC7"/>
    <w:rsid w:val="008D0692"/>
    <w:rsid w:val="008D0A05"/>
    <w:rsid w:val="008D0EEA"/>
    <w:rsid w:val="008D153D"/>
    <w:rsid w:val="008D1861"/>
    <w:rsid w:val="008D1DF0"/>
    <w:rsid w:val="008D21CB"/>
    <w:rsid w:val="008D2488"/>
    <w:rsid w:val="008D2581"/>
    <w:rsid w:val="008D2889"/>
    <w:rsid w:val="008D3018"/>
    <w:rsid w:val="008D3080"/>
    <w:rsid w:val="008D3101"/>
    <w:rsid w:val="008D3464"/>
    <w:rsid w:val="008D36F5"/>
    <w:rsid w:val="008D396F"/>
    <w:rsid w:val="008D434C"/>
    <w:rsid w:val="008D45FE"/>
    <w:rsid w:val="008D4768"/>
    <w:rsid w:val="008D5564"/>
    <w:rsid w:val="008D57C3"/>
    <w:rsid w:val="008D5A6E"/>
    <w:rsid w:val="008D6820"/>
    <w:rsid w:val="008E0017"/>
    <w:rsid w:val="008E0089"/>
    <w:rsid w:val="008E07A1"/>
    <w:rsid w:val="008E08EE"/>
    <w:rsid w:val="008E0B31"/>
    <w:rsid w:val="008E0B6E"/>
    <w:rsid w:val="008E0F38"/>
    <w:rsid w:val="008E15E5"/>
    <w:rsid w:val="008E18AA"/>
    <w:rsid w:val="008E252E"/>
    <w:rsid w:val="008E3464"/>
    <w:rsid w:val="008E513B"/>
    <w:rsid w:val="008E56B5"/>
    <w:rsid w:val="008E5E70"/>
    <w:rsid w:val="008E704A"/>
    <w:rsid w:val="008E7A59"/>
    <w:rsid w:val="008E7A7B"/>
    <w:rsid w:val="008E7C67"/>
    <w:rsid w:val="008E7E0E"/>
    <w:rsid w:val="008E7EFC"/>
    <w:rsid w:val="008F04F6"/>
    <w:rsid w:val="008F0DA7"/>
    <w:rsid w:val="008F147D"/>
    <w:rsid w:val="008F1704"/>
    <w:rsid w:val="008F17F4"/>
    <w:rsid w:val="008F1C04"/>
    <w:rsid w:val="008F36A0"/>
    <w:rsid w:val="008F36B9"/>
    <w:rsid w:val="008F4D91"/>
    <w:rsid w:val="008F5568"/>
    <w:rsid w:val="008F648E"/>
    <w:rsid w:val="008F66C4"/>
    <w:rsid w:val="008F6970"/>
    <w:rsid w:val="008F75D0"/>
    <w:rsid w:val="008F7ED2"/>
    <w:rsid w:val="00900702"/>
    <w:rsid w:val="0090075E"/>
    <w:rsid w:val="00900C07"/>
    <w:rsid w:val="009010E4"/>
    <w:rsid w:val="009013A7"/>
    <w:rsid w:val="00901491"/>
    <w:rsid w:val="00901562"/>
    <w:rsid w:val="00901607"/>
    <w:rsid w:val="00902AC4"/>
    <w:rsid w:val="00903220"/>
    <w:rsid w:val="0090458C"/>
    <w:rsid w:val="009046A8"/>
    <w:rsid w:val="00904746"/>
    <w:rsid w:val="00904C24"/>
    <w:rsid w:val="00904D7C"/>
    <w:rsid w:val="00905164"/>
    <w:rsid w:val="009052EC"/>
    <w:rsid w:val="00905FE7"/>
    <w:rsid w:val="0090650A"/>
    <w:rsid w:val="00906C99"/>
    <w:rsid w:val="00907B21"/>
    <w:rsid w:val="00907FFE"/>
    <w:rsid w:val="00910347"/>
    <w:rsid w:val="00910379"/>
    <w:rsid w:val="009103FA"/>
    <w:rsid w:val="00910CD2"/>
    <w:rsid w:val="00911979"/>
    <w:rsid w:val="00912AEB"/>
    <w:rsid w:val="009136F2"/>
    <w:rsid w:val="00913A33"/>
    <w:rsid w:val="00914053"/>
    <w:rsid w:val="00914080"/>
    <w:rsid w:val="009140FA"/>
    <w:rsid w:val="009143D6"/>
    <w:rsid w:val="009146C7"/>
    <w:rsid w:val="00914EF2"/>
    <w:rsid w:val="009155B6"/>
    <w:rsid w:val="00915C61"/>
    <w:rsid w:val="00916A4A"/>
    <w:rsid w:val="00917B41"/>
    <w:rsid w:val="00917C93"/>
    <w:rsid w:val="00920533"/>
    <w:rsid w:val="009213D3"/>
    <w:rsid w:val="009216E4"/>
    <w:rsid w:val="009219DB"/>
    <w:rsid w:val="009220A1"/>
    <w:rsid w:val="0092234C"/>
    <w:rsid w:val="00922DB0"/>
    <w:rsid w:val="009233B4"/>
    <w:rsid w:val="00923B76"/>
    <w:rsid w:val="00923D6A"/>
    <w:rsid w:val="00924957"/>
    <w:rsid w:val="00924A99"/>
    <w:rsid w:val="009253A1"/>
    <w:rsid w:val="00925E74"/>
    <w:rsid w:val="00925FEF"/>
    <w:rsid w:val="009263D5"/>
    <w:rsid w:val="0092697F"/>
    <w:rsid w:val="00926BF2"/>
    <w:rsid w:val="00926F8F"/>
    <w:rsid w:val="00927AB6"/>
    <w:rsid w:val="00930008"/>
    <w:rsid w:val="009302F3"/>
    <w:rsid w:val="0093079B"/>
    <w:rsid w:val="009311D5"/>
    <w:rsid w:val="00931694"/>
    <w:rsid w:val="009319D2"/>
    <w:rsid w:val="00932A49"/>
    <w:rsid w:val="00932FEF"/>
    <w:rsid w:val="009333CB"/>
    <w:rsid w:val="009339D6"/>
    <w:rsid w:val="00933C1D"/>
    <w:rsid w:val="00933DA4"/>
    <w:rsid w:val="0093425F"/>
    <w:rsid w:val="00934494"/>
    <w:rsid w:val="00934C5A"/>
    <w:rsid w:val="00934EE2"/>
    <w:rsid w:val="00935024"/>
    <w:rsid w:val="0093563B"/>
    <w:rsid w:val="00935833"/>
    <w:rsid w:val="0093593E"/>
    <w:rsid w:val="00935A03"/>
    <w:rsid w:val="00935F79"/>
    <w:rsid w:val="00936015"/>
    <w:rsid w:val="009363F2"/>
    <w:rsid w:val="00936D91"/>
    <w:rsid w:val="00936E3D"/>
    <w:rsid w:val="0094034A"/>
    <w:rsid w:val="00940BAE"/>
    <w:rsid w:val="00941B13"/>
    <w:rsid w:val="00942114"/>
    <w:rsid w:val="009421D9"/>
    <w:rsid w:val="00942245"/>
    <w:rsid w:val="00942F88"/>
    <w:rsid w:val="00942FB8"/>
    <w:rsid w:val="009433B2"/>
    <w:rsid w:val="00943C83"/>
    <w:rsid w:val="00944174"/>
    <w:rsid w:val="00944496"/>
    <w:rsid w:val="009457B6"/>
    <w:rsid w:val="00945A47"/>
    <w:rsid w:val="0094694B"/>
    <w:rsid w:val="00946C1F"/>
    <w:rsid w:val="00947EF5"/>
    <w:rsid w:val="00947FEC"/>
    <w:rsid w:val="0095091D"/>
    <w:rsid w:val="0095112F"/>
    <w:rsid w:val="0095130E"/>
    <w:rsid w:val="009517D9"/>
    <w:rsid w:val="00951C96"/>
    <w:rsid w:val="00952988"/>
    <w:rsid w:val="00953D69"/>
    <w:rsid w:val="00953FE7"/>
    <w:rsid w:val="00954115"/>
    <w:rsid w:val="0095418D"/>
    <w:rsid w:val="009546E9"/>
    <w:rsid w:val="00954954"/>
    <w:rsid w:val="0095517A"/>
    <w:rsid w:val="00955A5A"/>
    <w:rsid w:val="00955B5A"/>
    <w:rsid w:val="00955F74"/>
    <w:rsid w:val="00956054"/>
    <w:rsid w:val="0095669D"/>
    <w:rsid w:val="009568AF"/>
    <w:rsid w:val="009573B7"/>
    <w:rsid w:val="00957CF8"/>
    <w:rsid w:val="0096002E"/>
    <w:rsid w:val="00960276"/>
    <w:rsid w:val="00960ECD"/>
    <w:rsid w:val="0096125F"/>
    <w:rsid w:val="009613D1"/>
    <w:rsid w:val="009620B5"/>
    <w:rsid w:val="0096283F"/>
    <w:rsid w:val="00962FD6"/>
    <w:rsid w:val="009638B1"/>
    <w:rsid w:val="00963E1F"/>
    <w:rsid w:val="0096485A"/>
    <w:rsid w:val="00965FF9"/>
    <w:rsid w:val="00966218"/>
    <w:rsid w:val="00966A63"/>
    <w:rsid w:val="009674EA"/>
    <w:rsid w:val="0096753E"/>
    <w:rsid w:val="009709D1"/>
    <w:rsid w:val="00971F83"/>
    <w:rsid w:val="009730BB"/>
    <w:rsid w:val="009742E5"/>
    <w:rsid w:val="00974A79"/>
    <w:rsid w:val="00974D7C"/>
    <w:rsid w:val="00975309"/>
    <w:rsid w:val="0097543A"/>
    <w:rsid w:val="00975D8E"/>
    <w:rsid w:val="009760F3"/>
    <w:rsid w:val="009763AB"/>
    <w:rsid w:val="0097683A"/>
    <w:rsid w:val="00977C27"/>
    <w:rsid w:val="00977C81"/>
    <w:rsid w:val="009806BF"/>
    <w:rsid w:val="009807BD"/>
    <w:rsid w:val="00981E3B"/>
    <w:rsid w:val="00982523"/>
    <w:rsid w:val="009826A1"/>
    <w:rsid w:val="00982B68"/>
    <w:rsid w:val="00983362"/>
    <w:rsid w:val="00983576"/>
    <w:rsid w:val="00983A18"/>
    <w:rsid w:val="00984016"/>
    <w:rsid w:val="00984BA0"/>
    <w:rsid w:val="00984DA5"/>
    <w:rsid w:val="00985402"/>
    <w:rsid w:val="00985FA9"/>
    <w:rsid w:val="00986225"/>
    <w:rsid w:val="00986E37"/>
    <w:rsid w:val="009873E0"/>
    <w:rsid w:val="009875E9"/>
    <w:rsid w:val="00987892"/>
    <w:rsid w:val="00987F1C"/>
    <w:rsid w:val="009900B8"/>
    <w:rsid w:val="00990528"/>
    <w:rsid w:val="00990BC3"/>
    <w:rsid w:val="00990E57"/>
    <w:rsid w:val="00990EB5"/>
    <w:rsid w:val="00991F07"/>
    <w:rsid w:val="009920A4"/>
    <w:rsid w:val="009920D2"/>
    <w:rsid w:val="00992402"/>
    <w:rsid w:val="009926EE"/>
    <w:rsid w:val="00993389"/>
    <w:rsid w:val="00993886"/>
    <w:rsid w:val="009940D2"/>
    <w:rsid w:val="009946AD"/>
    <w:rsid w:val="009946EB"/>
    <w:rsid w:val="00995B7A"/>
    <w:rsid w:val="00995FBA"/>
    <w:rsid w:val="00997096"/>
    <w:rsid w:val="009972C8"/>
    <w:rsid w:val="009973BB"/>
    <w:rsid w:val="009978A6"/>
    <w:rsid w:val="00997CC4"/>
    <w:rsid w:val="009A1D33"/>
    <w:rsid w:val="009A2132"/>
    <w:rsid w:val="009A2795"/>
    <w:rsid w:val="009A2C8D"/>
    <w:rsid w:val="009A33C5"/>
    <w:rsid w:val="009A3769"/>
    <w:rsid w:val="009A4AAA"/>
    <w:rsid w:val="009A53EA"/>
    <w:rsid w:val="009A5465"/>
    <w:rsid w:val="009A54B4"/>
    <w:rsid w:val="009A74CA"/>
    <w:rsid w:val="009A7544"/>
    <w:rsid w:val="009A7F6A"/>
    <w:rsid w:val="009B0CF0"/>
    <w:rsid w:val="009B0EB7"/>
    <w:rsid w:val="009B1676"/>
    <w:rsid w:val="009B1775"/>
    <w:rsid w:val="009B19D6"/>
    <w:rsid w:val="009B1EFC"/>
    <w:rsid w:val="009B2415"/>
    <w:rsid w:val="009B2925"/>
    <w:rsid w:val="009B2D8F"/>
    <w:rsid w:val="009B351A"/>
    <w:rsid w:val="009B5288"/>
    <w:rsid w:val="009B5894"/>
    <w:rsid w:val="009B5B56"/>
    <w:rsid w:val="009B5D4F"/>
    <w:rsid w:val="009B6313"/>
    <w:rsid w:val="009B643C"/>
    <w:rsid w:val="009B674E"/>
    <w:rsid w:val="009B6750"/>
    <w:rsid w:val="009B7D9C"/>
    <w:rsid w:val="009C0A8F"/>
    <w:rsid w:val="009C0CDC"/>
    <w:rsid w:val="009C130B"/>
    <w:rsid w:val="009C1FC3"/>
    <w:rsid w:val="009C2876"/>
    <w:rsid w:val="009C330D"/>
    <w:rsid w:val="009C347D"/>
    <w:rsid w:val="009C35C0"/>
    <w:rsid w:val="009C36C5"/>
    <w:rsid w:val="009C3925"/>
    <w:rsid w:val="009C487A"/>
    <w:rsid w:val="009C4938"/>
    <w:rsid w:val="009C4AB4"/>
    <w:rsid w:val="009C4BEB"/>
    <w:rsid w:val="009C53C8"/>
    <w:rsid w:val="009C57EB"/>
    <w:rsid w:val="009C5D13"/>
    <w:rsid w:val="009C692B"/>
    <w:rsid w:val="009C701D"/>
    <w:rsid w:val="009C7784"/>
    <w:rsid w:val="009C79DD"/>
    <w:rsid w:val="009D076F"/>
    <w:rsid w:val="009D0CFB"/>
    <w:rsid w:val="009D1695"/>
    <w:rsid w:val="009D2218"/>
    <w:rsid w:val="009D2285"/>
    <w:rsid w:val="009D2842"/>
    <w:rsid w:val="009D2909"/>
    <w:rsid w:val="009D2C7C"/>
    <w:rsid w:val="009D3815"/>
    <w:rsid w:val="009D38C2"/>
    <w:rsid w:val="009D3A00"/>
    <w:rsid w:val="009D4D47"/>
    <w:rsid w:val="009D5017"/>
    <w:rsid w:val="009D507E"/>
    <w:rsid w:val="009D528A"/>
    <w:rsid w:val="009D556D"/>
    <w:rsid w:val="009D5C6E"/>
    <w:rsid w:val="009D7CD2"/>
    <w:rsid w:val="009E0134"/>
    <w:rsid w:val="009E160E"/>
    <w:rsid w:val="009E23CA"/>
    <w:rsid w:val="009E23FD"/>
    <w:rsid w:val="009E2A07"/>
    <w:rsid w:val="009E2C2A"/>
    <w:rsid w:val="009E389E"/>
    <w:rsid w:val="009E3BA7"/>
    <w:rsid w:val="009E3FB5"/>
    <w:rsid w:val="009E4019"/>
    <w:rsid w:val="009E4762"/>
    <w:rsid w:val="009E47CB"/>
    <w:rsid w:val="009E49BE"/>
    <w:rsid w:val="009E4A50"/>
    <w:rsid w:val="009E575D"/>
    <w:rsid w:val="009E5EE7"/>
    <w:rsid w:val="009E6000"/>
    <w:rsid w:val="009E73FB"/>
    <w:rsid w:val="009E7649"/>
    <w:rsid w:val="009E7C09"/>
    <w:rsid w:val="009E7D8E"/>
    <w:rsid w:val="009E7E34"/>
    <w:rsid w:val="009F03FB"/>
    <w:rsid w:val="009F1192"/>
    <w:rsid w:val="009F13DD"/>
    <w:rsid w:val="009F170E"/>
    <w:rsid w:val="009F1891"/>
    <w:rsid w:val="009F2581"/>
    <w:rsid w:val="009F26FE"/>
    <w:rsid w:val="009F27EA"/>
    <w:rsid w:val="009F315D"/>
    <w:rsid w:val="009F397A"/>
    <w:rsid w:val="009F46A3"/>
    <w:rsid w:val="009F55E8"/>
    <w:rsid w:val="009F5837"/>
    <w:rsid w:val="009F5AD7"/>
    <w:rsid w:val="009F69E9"/>
    <w:rsid w:val="009F74DD"/>
    <w:rsid w:val="009F784D"/>
    <w:rsid w:val="00A00212"/>
    <w:rsid w:val="00A0044E"/>
    <w:rsid w:val="00A00824"/>
    <w:rsid w:val="00A01063"/>
    <w:rsid w:val="00A016DF"/>
    <w:rsid w:val="00A01A9C"/>
    <w:rsid w:val="00A01AA4"/>
    <w:rsid w:val="00A01CD5"/>
    <w:rsid w:val="00A0274B"/>
    <w:rsid w:val="00A02848"/>
    <w:rsid w:val="00A03054"/>
    <w:rsid w:val="00A03370"/>
    <w:rsid w:val="00A036E2"/>
    <w:rsid w:val="00A03988"/>
    <w:rsid w:val="00A04352"/>
    <w:rsid w:val="00A050B9"/>
    <w:rsid w:val="00A051D2"/>
    <w:rsid w:val="00A06804"/>
    <w:rsid w:val="00A075FF"/>
    <w:rsid w:val="00A07E7B"/>
    <w:rsid w:val="00A10173"/>
    <w:rsid w:val="00A108CE"/>
    <w:rsid w:val="00A10B24"/>
    <w:rsid w:val="00A10F89"/>
    <w:rsid w:val="00A11D82"/>
    <w:rsid w:val="00A11EB3"/>
    <w:rsid w:val="00A12157"/>
    <w:rsid w:val="00A12DBD"/>
    <w:rsid w:val="00A13056"/>
    <w:rsid w:val="00A13775"/>
    <w:rsid w:val="00A1391B"/>
    <w:rsid w:val="00A13E61"/>
    <w:rsid w:val="00A14100"/>
    <w:rsid w:val="00A149D7"/>
    <w:rsid w:val="00A1512C"/>
    <w:rsid w:val="00A15753"/>
    <w:rsid w:val="00A15F55"/>
    <w:rsid w:val="00A1619E"/>
    <w:rsid w:val="00A16989"/>
    <w:rsid w:val="00A16B8E"/>
    <w:rsid w:val="00A179E9"/>
    <w:rsid w:val="00A17B26"/>
    <w:rsid w:val="00A207D8"/>
    <w:rsid w:val="00A2150D"/>
    <w:rsid w:val="00A215BA"/>
    <w:rsid w:val="00A21895"/>
    <w:rsid w:val="00A219CD"/>
    <w:rsid w:val="00A21A89"/>
    <w:rsid w:val="00A21CE5"/>
    <w:rsid w:val="00A21FF0"/>
    <w:rsid w:val="00A233D8"/>
    <w:rsid w:val="00A23E2F"/>
    <w:rsid w:val="00A243F0"/>
    <w:rsid w:val="00A249F8"/>
    <w:rsid w:val="00A2521E"/>
    <w:rsid w:val="00A2628E"/>
    <w:rsid w:val="00A2671C"/>
    <w:rsid w:val="00A26AA7"/>
    <w:rsid w:val="00A26DA5"/>
    <w:rsid w:val="00A26ECD"/>
    <w:rsid w:val="00A27757"/>
    <w:rsid w:val="00A27898"/>
    <w:rsid w:val="00A30A95"/>
    <w:rsid w:val="00A30AF1"/>
    <w:rsid w:val="00A31856"/>
    <w:rsid w:val="00A31B34"/>
    <w:rsid w:val="00A32279"/>
    <w:rsid w:val="00A32E10"/>
    <w:rsid w:val="00A337B6"/>
    <w:rsid w:val="00A33B7B"/>
    <w:rsid w:val="00A3507D"/>
    <w:rsid w:val="00A355AE"/>
    <w:rsid w:val="00A356DF"/>
    <w:rsid w:val="00A3585D"/>
    <w:rsid w:val="00A3612F"/>
    <w:rsid w:val="00A3616C"/>
    <w:rsid w:val="00A363BE"/>
    <w:rsid w:val="00A37C71"/>
    <w:rsid w:val="00A405C9"/>
    <w:rsid w:val="00A409B0"/>
    <w:rsid w:val="00A414B8"/>
    <w:rsid w:val="00A41AF8"/>
    <w:rsid w:val="00A41DB8"/>
    <w:rsid w:val="00A4254F"/>
    <w:rsid w:val="00A42550"/>
    <w:rsid w:val="00A42693"/>
    <w:rsid w:val="00A42EBA"/>
    <w:rsid w:val="00A43B7B"/>
    <w:rsid w:val="00A43F1A"/>
    <w:rsid w:val="00A43F33"/>
    <w:rsid w:val="00A440D7"/>
    <w:rsid w:val="00A443B2"/>
    <w:rsid w:val="00A45AAC"/>
    <w:rsid w:val="00A46B91"/>
    <w:rsid w:val="00A46D12"/>
    <w:rsid w:val="00A4708B"/>
    <w:rsid w:val="00A501FF"/>
    <w:rsid w:val="00A50EF5"/>
    <w:rsid w:val="00A51078"/>
    <w:rsid w:val="00A51117"/>
    <w:rsid w:val="00A511C4"/>
    <w:rsid w:val="00A511CA"/>
    <w:rsid w:val="00A5185D"/>
    <w:rsid w:val="00A51B9D"/>
    <w:rsid w:val="00A522EC"/>
    <w:rsid w:val="00A527F0"/>
    <w:rsid w:val="00A52A56"/>
    <w:rsid w:val="00A52DF9"/>
    <w:rsid w:val="00A535F1"/>
    <w:rsid w:val="00A538E8"/>
    <w:rsid w:val="00A53C25"/>
    <w:rsid w:val="00A53CDD"/>
    <w:rsid w:val="00A54A47"/>
    <w:rsid w:val="00A54CBC"/>
    <w:rsid w:val="00A5515F"/>
    <w:rsid w:val="00A556E6"/>
    <w:rsid w:val="00A5584B"/>
    <w:rsid w:val="00A55BDE"/>
    <w:rsid w:val="00A55D2A"/>
    <w:rsid w:val="00A562FB"/>
    <w:rsid w:val="00A5688C"/>
    <w:rsid w:val="00A5698A"/>
    <w:rsid w:val="00A569C0"/>
    <w:rsid w:val="00A57D94"/>
    <w:rsid w:val="00A605CC"/>
    <w:rsid w:val="00A60D12"/>
    <w:rsid w:val="00A621DC"/>
    <w:rsid w:val="00A62BF5"/>
    <w:rsid w:val="00A62F07"/>
    <w:rsid w:val="00A633E7"/>
    <w:rsid w:val="00A64C14"/>
    <w:rsid w:val="00A65018"/>
    <w:rsid w:val="00A65112"/>
    <w:rsid w:val="00A6529D"/>
    <w:rsid w:val="00A65AD9"/>
    <w:rsid w:val="00A66225"/>
    <w:rsid w:val="00A664A8"/>
    <w:rsid w:val="00A6763E"/>
    <w:rsid w:val="00A6790E"/>
    <w:rsid w:val="00A67978"/>
    <w:rsid w:val="00A70336"/>
    <w:rsid w:val="00A703AC"/>
    <w:rsid w:val="00A70453"/>
    <w:rsid w:val="00A70DA7"/>
    <w:rsid w:val="00A7176D"/>
    <w:rsid w:val="00A725CD"/>
    <w:rsid w:val="00A73945"/>
    <w:rsid w:val="00A74144"/>
    <w:rsid w:val="00A746F7"/>
    <w:rsid w:val="00A74845"/>
    <w:rsid w:val="00A74D6A"/>
    <w:rsid w:val="00A74E13"/>
    <w:rsid w:val="00A750CE"/>
    <w:rsid w:val="00A7538A"/>
    <w:rsid w:val="00A754F7"/>
    <w:rsid w:val="00A75D8D"/>
    <w:rsid w:val="00A76009"/>
    <w:rsid w:val="00A76C57"/>
    <w:rsid w:val="00A77A19"/>
    <w:rsid w:val="00A77B05"/>
    <w:rsid w:val="00A77BEF"/>
    <w:rsid w:val="00A77F44"/>
    <w:rsid w:val="00A804B7"/>
    <w:rsid w:val="00A80704"/>
    <w:rsid w:val="00A80830"/>
    <w:rsid w:val="00A80F80"/>
    <w:rsid w:val="00A812B1"/>
    <w:rsid w:val="00A814BD"/>
    <w:rsid w:val="00A81694"/>
    <w:rsid w:val="00A828B8"/>
    <w:rsid w:val="00A8333E"/>
    <w:rsid w:val="00A83BF4"/>
    <w:rsid w:val="00A84515"/>
    <w:rsid w:val="00A8452A"/>
    <w:rsid w:val="00A849B1"/>
    <w:rsid w:val="00A84CBA"/>
    <w:rsid w:val="00A85A5F"/>
    <w:rsid w:val="00A86D3A"/>
    <w:rsid w:val="00A87789"/>
    <w:rsid w:val="00A87B9C"/>
    <w:rsid w:val="00A87CD7"/>
    <w:rsid w:val="00A90A86"/>
    <w:rsid w:val="00A9194B"/>
    <w:rsid w:val="00A91A0D"/>
    <w:rsid w:val="00A926A6"/>
    <w:rsid w:val="00A92AF1"/>
    <w:rsid w:val="00A93075"/>
    <w:rsid w:val="00A93107"/>
    <w:rsid w:val="00A93B95"/>
    <w:rsid w:val="00A94890"/>
    <w:rsid w:val="00A950FE"/>
    <w:rsid w:val="00A95454"/>
    <w:rsid w:val="00A9545A"/>
    <w:rsid w:val="00A955DB"/>
    <w:rsid w:val="00A95843"/>
    <w:rsid w:val="00A95FF7"/>
    <w:rsid w:val="00A96433"/>
    <w:rsid w:val="00A9671D"/>
    <w:rsid w:val="00A96972"/>
    <w:rsid w:val="00A96B4E"/>
    <w:rsid w:val="00A96D02"/>
    <w:rsid w:val="00A972D4"/>
    <w:rsid w:val="00AA02D8"/>
    <w:rsid w:val="00AA0861"/>
    <w:rsid w:val="00AA1495"/>
    <w:rsid w:val="00AA1DD5"/>
    <w:rsid w:val="00AA1F23"/>
    <w:rsid w:val="00AA25E8"/>
    <w:rsid w:val="00AA27FE"/>
    <w:rsid w:val="00AA3873"/>
    <w:rsid w:val="00AA39AD"/>
    <w:rsid w:val="00AA40DC"/>
    <w:rsid w:val="00AA466E"/>
    <w:rsid w:val="00AA4820"/>
    <w:rsid w:val="00AA5932"/>
    <w:rsid w:val="00AA6466"/>
    <w:rsid w:val="00AA70E1"/>
    <w:rsid w:val="00AA7208"/>
    <w:rsid w:val="00AA7B4D"/>
    <w:rsid w:val="00AB0181"/>
    <w:rsid w:val="00AB0D54"/>
    <w:rsid w:val="00AB0DE4"/>
    <w:rsid w:val="00AB1693"/>
    <w:rsid w:val="00AB1BAB"/>
    <w:rsid w:val="00AB1DA0"/>
    <w:rsid w:val="00AB29B1"/>
    <w:rsid w:val="00AB456F"/>
    <w:rsid w:val="00AB46A4"/>
    <w:rsid w:val="00AB48A5"/>
    <w:rsid w:val="00AB53EF"/>
    <w:rsid w:val="00AB6002"/>
    <w:rsid w:val="00AB6409"/>
    <w:rsid w:val="00AB659C"/>
    <w:rsid w:val="00AB6E70"/>
    <w:rsid w:val="00AC055C"/>
    <w:rsid w:val="00AC0573"/>
    <w:rsid w:val="00AC0A37"/>
    <w:rsid w:val="00AC0D04"/>
    <w:rsid w:val="00AC10F7"/>
    <w:rsid w:val="00AC11FC"/>
    <w:rsid w:val="00AC18C0"/>
    <w:rsid w:val="00AC1911"/>
    <w:rsid w:val="00AC20E8"/>
    <w:rsid w:val="00AC2555"/>
    <w:rsid w:val="00AC3200"/>
    <w:rsid w:val="00AC4CE5"/>
    <w:rsid w:val="00AC51C4"/>
    <w:rsid w:val="00AC5A67"/>
    <w:rsid w:val="00AC5F14"/>
    <w:rsid w:val="00AC68C7"/>
    <w:rsid w:val="00AC6FF7"/>
    <w:rsid w:val="00AC72E0"/>
    <w:rsid w:val="00AC77EE"/>
    <w:rsid w:val="00AC7CFF"/>
    <w:rsid w:val="00AD0177"/>
    <w:rsid w:val="00AD0A53"/>
    <w:rsid w:val="00AD0DCC"/>
    <w:rsid w:val="00AD29DB"/>
    <w:rsid w:val="00AD2B73"/>
    <w:rsid w:val="00AD31D9"/>
    <w:rsid w:val="00AD5056"/>
    <w:rsid w:val="00AD5B36"/>
    <w:rsid w:val="00AD5B79"/>
    <w:rsid w:val="00AD65E4"/>
    <w:rsid w:val="00AD69C1"/>
    <w:rsid w:val="00AD6A7E"/>
    <w:rsid w:val="00AD6D67"/>
    <w:rsid w:val="00AD7BA3"/>
    <w:rsid w:val="00AD7EE1"/>
    <w:rsid w:val="00AE01C0"/>
    <w:rsid w:val="00AE05BC"/>
    <w:rsid w:val="00AE0662"/>
    <w:rsid w:val="00AE0A3A"/>
    <w:rsid w:val="00AE0A93"/>
    <w:rsid w:val="00AE0C71"/>
    <w:rsid w:val="00AE0D70"/>
    <w:rsid w:val="00AE1386"/>
    <w:rsid w:val="00AE17A9"/>
    <w:rsid w:val="00AE1EC4"/>
    <w:rsid w:val="00AE2132"/>
    <w:rsid w:val="00AE2F56"/>
    <w:rsid w:val="00AE32ED"/>
    <w:rsid w:val="00AE33EE"/>
    <w:rsid w:val="00AE37FA"/>
    <w:rsid w:val="00AE3844"/>
    <w:rsid w:val="00AE3E93"/>
    <w:rsid w:val="00AE4493"/>
    <w:rsid w:val="00AE46BC"/>
    <w:rsid w:val="00AE4A23"/>
    <w:rsid w:val="00AE4AA5"/>
    <w:rsid w:val="00AE4E18"/>
    <w:rsid w:val="00AE54FF"/>
    <w:rsid w:val="00AE57A6"/>
    <w:rsid w:val="00AE57C4"/>
    <w:rsid w:val="00AE5899"/>
    <w:rsid w:val="00AE5C76"/>
    <w:rsid w:val="00AE5C94"/>
    <w:rsid w:val="00AE6070"/>
    <w:rsid w:val="00AE6A4C"/>
    <w:rsid w:val="00AE6A5E"/>
    <w:rsid w:val="00AE708F"/>
    <w:rsid w:val="00AE7411"/>
    <w:rsid w:val="00AE7703"/>
    <w:rsid w:val="00AE780F"/>
    <w:rsid w:val="00AE7E96"/>
    <w:rsid w:val="00AE7F0E"/>
    <w:rsid w:val="00AF0582"/>
    <w:rsid w:val="00AF068C"/>
    <w:rsid w:val="00AF0C48"/>
    <w:rsid w:val="00AF14DD"/>
    <w:rsid w:val="00AF1539"/>
    <w:rsid w:val="00AF1AE9"/>
    <w:rsid w:val="00AF208E"/>
    <w:rsid w:val="00AF2EF7"/>
    <w:rsid w:val="00AF3459"/>
    <w:rsid w:val="00AF3CF3"/>
    <w:rsid w:val="00AF4C98"/>
    <w:rsid w:val="00AF5E20"/>
    <w:rsid w:val="00AF5FA4"/>
    <w:rsid w:val="00AF60CF"/>
    <w:rsid w:val="00AF65A1"/>
    <w:rsid w:val="00AF74C6"/>
    <w:rsid w:val="00AF7A1A"/>
    <w:rsid w:val="00AF7FB0"/>
    <w:rsid w:val="00B000DC"/>
    <w:rsid w:val="00B002AD"/>
    <w:rsid w:val="00B008A8"/>
    <w:rsid w:val="00B0116A"/>
    <w:rsid w:val="00B01324"/>
    <w:rsid w:val="00B01A2C"/>
    <w:rsid w:val="00B025BC"/>
    <w:rsid w:val="00B02788"/>
    <w:rsid w:val="00B03B5C"/>
    <w:rsid w:val="00B03E26"/>
    <w:rsid w:val="00B04B35"/>
    <w:rsid w:val="00B0576A"/>
    <w:rsid w:val="00B058F9"/>
    <w:rsid w:val="00B05C9C"/>
    <w:rsid w:val="00B0607A"/>
    <w:rsid w:val="00B07AF4"/>
    <w:rsid w:val="00B07B7A"/>
    <w:rsid w:val="00B07E32"/>
    <w:rsid w:val="00B10B6C"/>
    <w:rsid w:val="00B10CE4"/>
    <w:rsid w:val="00B10D49"/>
    <w:rsid w:val="00B11374"/>
    <w:rsid w:val="00B1178B"/>
    <w:rsid w:val="00B1186B"/>
    <w:rsid w:val="00B11CA4"/>
    <w:rsid w:val="00B129B7"/>
    <w:rsid w:val="00B13352"/>
    <w:rsid w:val="00B136EE"/>
    <w:rsid w:val="00B139D0"/>
    <w:rsid w:val="00B13A7F"/>
    <w:rsid w:val="00B14DAD"/>
    <w:rsid w:val="00B14EFC"/>
    <w:rsid w:val="00B15024"/>
    <w:rsid w:val="00B15350"/>
    <w:rsid w:val="00B15522"/>
    <w:rsid w:val="00B15559"/>
    <w:rsid w:val="00B15A37"/>
    <w:rsid w:val="00B160B2"/>
    <w:rsid w:val="00B17765"/>
    <w:rsid w:val="00B17A36"/>
    <w:rsid w:val="00B203D8"/>
    <w:rsid w:val="00B20C8F"/>
    <w:rsid w:val="00B210C1"/>
    <w:rsid w:val="00B21B13"/>
    <w:rsid w:val="00B21C71"/>
    <w:rsid w:val="00B22DA5"/>
    <w:rsid w:val="00B2333E"/>
    <w:rsid w:val="00B2344D"/>
    <w:rsid w:val="00B23578"/>
    <w:rsid w:val="00B24292"/>
    <w:rsid w:val="00B24563"/>
    <w:rsid w:val="00B24D08"/>
    <w:rsid w:val="00B2612A"/>
    <w:rsid w:val="00B27154"/>
    <w:rsid w:val="00B2726C"/>
    <w:rsid w:val="00B27B85"/>
    <w:rsid w:val="00B300BF"/>
    <w:rsid w:val="00B3132A"/>
    <w:rsid w:val="00B31A61"/>
    <w:rsid w:val="00B31EB6"/>
    <w:rsid w:val="00B320C0"/>
    <w:rsid w:val="00B3293C"/>
    <w:rsid w:val="00B33035"/>
    <w:rsid w:val="00B33054"/>
    <w:rsid w:val="00B3313E"/>
    <w:rsid w:val="00B331A4"/>
    <w:rsid w:val="00B332E1"/>
    <w:rsid w:val="00B33B3A"/>
    <w:rsid w:val="00B33FF7"/>
    <w:rsid w:val="00B34037"/>
    <w:rsid w:val="00B347C9"/>
    <w:rsid w:val="00B351A2"/>
    <w:rsid w:val="00B355A3"/>
    <w:rsid w:val="00B36F2E"/>
    <w:rsid w:val="00B37037"/>
    <w:rsid w:val="00B37B52"/>
    <w:rsid w:val="00B37B9D"/>
    <w:rsid w:val="00B37BBB"/>
    <w:rsid w:val="00B40117"/>
    <w:rsid w:val="00B40290"/>
    <w:rsid w:val="00B40977"/>
    <w:rsid w:val="00B41347"/>
    <w:rsid w:val="00B4185E"/>
    <w:rsid w:val="00B41AC4"/>
    <w:rsid w:val="00B42797"/>
    <w:rsid w:val="00B42F7E"/>
    <w:rsid w:val="00B43016"/>
    <w:rsid w:val="00B4354D"/>
    <w:rsid w:val="00B43DA8"/>
    <w:rsid w:val="00B446B6"/>
    <w:rsid w:val="00B44EB2"/>
    <w:rsid w:val="00B45508"/>
    <w:rsid w:val="00B457E4"/>
    <w:rsid w:val="00B4603F"/>
    <w:rsid w:val="00B46B05"/>
    <w:rsid w:val="00B47F43"/>
    <w:rsid w:val="00B500C2"/>
    <w:rsid w:val="00B502EC"/>
    <w:rsid w:val="00B50CC4"/>
    <w:rsid w:val="00B50D62"/>
    <w:rsid w:val="00B51170"/>
    <w:rsid w:val="00B51A9B"/>
    <w:rsid w:val="00B51B9E"/>
    <w:rsid w:val="00B52499"/>
    <w:rsid w:val="00B52D45"/>
    <w:rsid w:val="00B538D0"/>
    <w:rsid w:val="00B53F07"/>
    <w:rsid w:val="00B54032"/>
    <w:rsid w:val="00B5437F"/>
    <w:rsid w:val="00B54BCB"/>
    <w:rsid w:val="00B54C5F"/>
    <w:rsid w:val="00B54CAB"/>
    <w:rsid w:val="00B55085"/>
    <w:rsid w:val="00B5556D"/>
    <w:rsid w:val="00B557FD"/>
    <w:rsid w:val="00B55B9B"/>
    <w:rsid w:val="00B55CF4"/>
    <w:rsid w:val="00B55D9D"/>
    <w:rsid w:val="00B55E1D"/>
    <w:rsid w:val="00B560D3"/>
    <w:rsid w:val="00B5660B"/>
    <w:rsid w:val="00B56642"/>
    <w:rsid w:val="00B57B8C"/>
    <w:rsid w:val="00B60835"/>
    <w:rsid w:val="00B608AA"/>
    <w:rsid w:val="00B60AED"/>
    <w:rsid w:val="00B60B7B"/>
    <w:rsid w:val="00B60E45"/>
    <w:rsid w:val="00B61023"/>
    <w:rsid w:val="00B612DD"/>
    <w:rsid w:val="00B617CC"/>
    <w:rsid w:val="00B61E4E"/>
    <w:rsid w:val="00B622B2"/>
    <w:rsid w:val="00B62D6F"/>
    <w:rsid w:val="00B643F8"/>
    <w:rsid w:val="00B6465E"/>
    <w:rsid w:val="00B650BA"/>
    <w:rsid w:val="00B65B18"/>
    <w:rsid w:val="00B669F2"/>
    <w:rsid w:val="00B67535"/>
    <w:rsid w:val="00B676A4"/>
    <w:rsid w:val="00B67828"/>
    <w:rsid w:val="00B70044"/>
    <w:rsid w:val="00B701FB"/>
    <w:rsid w:val="00B70471"/>
    <w:rsid w:val="00B70A4E"/>
    <w:rsid w:val="00B71B10"/>
    <w:rsid w:val="00B71D07"/>
    <w:rsid w:val="00B72755"/>
    <w:rsid w:val="00B734B4"/>
    <w:rsid w:val="00B73525"/>
    <w:rsid w:val="00B73AEA"/>
    <w:rsid w:val="00B73B63"/>
    <w:rsid w:val="00B751E9"/>
    <w:rsid w:val="00B7590C"/>
    <w:rsid w:val="00B75DE7"/>
    <w:rsid w:val="00B761AC"/>
    <w:rsid w:val="00B762F8"/>
    <w:rsid w:val="00B76461"/>
    <w:rsid w:val="00B7663E"/>
    <w:rsid w:val="00B77740"/>
    <w:rsid w:val="00B80422"/>
    <w:rsid w:val="00B80D22"/>
    <w:rsid w:val="00B813E3"/>
    <w:rsid w:val="00B81C83"/>
    <w:rsid w:val="00B834B3"/>
    <w:rsid w:val="00B84263"/>
    <w:rsid w:val="00B842D9"/>
    <w:rsid w:val="00B84808"/>
    <w:rsid w:val="00B84CED"/>
    <w:rsid w:val="00B8512B"/>
    <w:rsid w:val="00B854AC"/>
    <w:rsid w:val="00B858AC"/>
    <w:rsid w:val="00B8667D"/>
    <w:rsid w:val="00B8785D"/>
    <w:rsid w:val="00B878BE"/>
    <w:rsid w:val="00B87D2F"/>
    <w:rsid w:val="00B90CD5"/>
    <w:rsid w:val="00B90E29"/>
    <w:rsid w:val="00B90F00"/>
    <w:rsid w:val="00B91091"/>
    <w:rsid w:val="00B91DC7"/>
    <w:rsid w:val="00B921C2"/>
    <w:rsid w:val="00B92361"/>
    <w:rsid w:val="00B92E9C"/>
    <w:rsid w:val="00B933BA"/>
    <w:rsid w:val="00B9353A"/>
    <w:rsid w:val="00B9378C"/>
    <w:rsid w:val="00B9398F"/>
    <w:rsid w:val="00B93DCA"/>
    <w:rsid w:val="00B93E94"/>
    <w:rsid w:val="00B93E9E"/>
    <w:rsid w:val="00B9557C"/>
    <w:rsid w:val="00B95C96"/>
    <w:rsid w:val="00B95E9A"/>
    <w:rsid w:val="00B96470"/>
    <w:rsid w:val="00B96BFA"/>
    <w:rsid w:val="00B96D6E"/>
    <w:rsid w:val="00B97491"/>
    <w:rsid w:val="00B978BA"/>
    <w:rsid w:val="00B97963"/>
    <w:rsid w:val="00B97AA4"/>
    <w:rsid w:val="00BA09C0"/>
    <w:rsid w:val="00BA0E0C"/>
    <w:rsid w:val="00BA18B9"/>
    <w:rsid w:val="00BA1944"/>
    <w:rsid w:val="00BA28C9"/>
    <w:rsid w:val="00BA28F7"/>
    <w:rsid w:val="00BA2F59"/>
    <w:rsid w:val="00BA3533"/>
    <w:rsid w:val="00BA3C52"/>
    <w:rsid w:val="00BA49C0"/>
    <w:rsid w:val="00BA49FC"/>
    <w:rsid w:val="00BA5996"/>
    <w:rsid w:val="00BA5DFA"/>
    <w:rsid w:val="00BA5EA9"/>
    <w:rsid w:val="00BA68F6"/>
    <w:rsid w:val="00BA6F3D"/>
    <w:rsid w:val="00BA7A17"/>
    <w:rsid w:val="00BA7C80"/>
    <w:rsid w:val="00BA7F9C"/>
    <w:rsid w:val="00BB0B69"/>
    <w:rsid w:val="00BB0B8F"/>
    <w:rsid w:val="00BB171F"/>
    <w:rsid w:val="00BB17C7"/>
    <w:rsid w:val="00BB1DC6"/>
    <w:rsid w:val="00BB2103"/>
    <w:rsid w:val="00BB253F"/>
    <w:rsid w:val="00BB2CC0"/>
    <w:rsid w:val="00BB3061"/>
    <w:rsid w:val="00BB3ACA"/>
    <w:rsid w:val="00BB421A"/>
    <w:rsid w:val="00BB43A8"/>
    <w:rsid w:val="00BB58E0"/>
    <w:rsid w:val="00BB5902"/>
    <w:rsid w:val="00BB5E2F"/>
    <w:rsid w:val="00BB5EE0"/>
    <w:rsid w:val="00BB6059"/>
    <w:rsid w:val="00BB613E"/>
    <w:rsid w:val="00BB6231"/>
    <w:rsid w:val="00BB66C8"/>
    <w:rsid w:val="00BB78D3"/>
    <w:rsid w:val="00BB78FB"/>
    <w:rsid w:val="00BC0510"/>
    <w:rsid w:val="00BC08F8"/>
    <w:rsid w:val="00BC09B1"/>
    <w:rsid w:val="00BC0D2E"/>
    <w:rsid w:val="00BC22D9"/>
    <w:rsid w:val="00BC257D"/>
    <w:rsid w:val="00BC35B3"/>
    <w:rsid w:val="00BC3DD9"/>
    <w:rsid w:val="00BC40EF"/>
    <w:rsid w:val="00BC48E1"/>
    <w:rsid w:val="00BC4CD3"/>
    <w:rsid w:val="00BC5275"/>
    <w:rsid w:val="00BC550A"/>
    <w:rsid w:val="00BC5B1B"/>
    <w:rsid w:val="00BC5D20"/>
    <w:rsid w:val="00BC5FFF"/>
    <w:rsid w:val="00BC686A"/>
    <w:rsid w:val="00BC717B"/>
    <w:rsid w:val="00BC78A3"/>
    <w:rsid w:val="00BC7B3D"/>
    <w:rsid w:val="00BC7F4E"/>
    <w:rsid w:val="00BD00C5"/>
    <w:rsid w:val="00BD0367"/>
    <w:rsid w:val="00BD0F3B"/>
    <w:rsid w:val="00BD11D6"/>
    <w:rsid w:val="00BD1E1B"/>
    <w:rsid w:val="00BD2716"/>
    <w:rsid w:val="00BD39DE"/>
    <w:rsid w:val="00BD45AB"/>
    <w:rsid w:val="00BD4655"/>
    <w:rsid w:val="00BD4A83"/>
    <w:rsid w:val="00BD5039"/>
    <w:rsid w:val="00BD509B"/>
    <w:rsid w:val="00BD51E8"/>
    <w:rsid w:val="00BD547D"/>
    <w:rsid w:val="00BD6298"/>
    <w:rsid w:val="00BD653C"/>
    <w:rsid w:val="00BD710C"/>
    <w:rsid w:val="00BD737C"/>
    <w:rsid w:val="00BE0D21"/>
    <w:rsid w:val="00BE1014"/>
    <w:rsid w:val="00BE1598"/>
    <w:rsid w:val="00BE1662"/>
    <w:rsid w:val="00BE17B1"/>
    <w:rsid w:val="00BE1AEE"/>
    <w:rsid w:val="00BE1EEF"/>
    <w:rsid w:val="00BE2789"/>
    <w:rsid w:val="00BE2A55"/>
    <w:rsid w:val="00BE2C6C"/>
    <w:rsid w:val="00BE2F25"/>
    <w:rsid w:val="00BE33D7"/>
    <w:rsid w:val="00BE33E2"/>
    <w:rsid w:val="00BE38B2"/>
    <w:rsid w:val="00BE3AC2"/>
    <w:rsid w:val="00BE3B32"/>
    <w:rsid w:val="00BE3F3B"/>
    <w:rsid w:val="00BE4439"/>
    <w:rsid w:val="00BE44F4"/>
    <w:rsid w:val="00BE50AD"/>
    <w:rsid w:val="00BE5E9D"/>
    <w:rsid w:val="00BE5EFB"/>
    <w:rsid w:val="00BE6817"/>
    <w:rsid w:val="00BE6D40"/>
    <w:rsid w:val="00BE7290"/>
    <w:rsid w:val="00BE777B"/>
    <w:rsid w:val="00BF03BD"/>
    <w:rsid w:val="00BF0C28"/>
    <w:rsid w:val="00BF138B"/>
    <w:rsid w:val="00BF160E"/>
    <w:rsid w:val="00BF232A"/>
    <w:rsid w:val="00BF3327"/>
    <w:rsid w:val="00BF333C"/>
    <w:rsid w:val="00BF3355"/>
    <w:rsid w:val="00BF33B8"/>
    <w:rsid w:val="00BF34EA"/>
    <w:rsid w:val="00BF3D53"/>
    <w:rsid w:val="00BF4268"/>
    <w:rsid w:val="00BF4431"/>
    <w:rsid w:val="00BF4838"/>
    <w:rsid w:val="00BF4910"/>
    <w:rsid w:val="00BF4CAD"/>
    <w:rsid w:val="00BF4ECB"/>
    <w:rsid w:val="00BF4FEE"/>
    <w:rsid w:val="00BF5CA0"/>
    <w:rsid w:val="00BF65C7"/>
    <w:rsid w:val="00BF77E3"/>
    <w:rsid w:val="00BF7DFB"/>
    <w:rsid w:val="00BF7FE4"/>
    <w:rsid w:val="00C0029A"/>
    <w:rsid w:val="00C003E9"/>
    <w:rsid w:val="00C01E62"/>
    <w:rsid w:val="00C02A00"/>
    <w:rsid w:val="00C0327B"/>
    <w:rsid w:val="00C036F4"/>
    <w:rsid w:val="00C040D9"/>
    <w:rsid w:val="00C04269"/>
    <w:rsid w:val="00C05EB7"/>
    <w:rsid w:val="00C061B9"/>
    <w:rsid w:val="00C065A3"/>
    <w:rsid w:val="00C06E93"/>
    <w:rsid w:val="00C07545"/>
    <w:rsid w:val="00C075AE"/>
    <w:rsid w:val="00C07D29"/>
    <w:rsid w:val="00C07E35"/>
    <w:rsid w:val="00C10342"/>
    <w:rsid w:val="00C10746"/>
    <w:rsid w:val="00C10887"/>
    <w:rsid w:val="00C10E74"/>
    <w:rsid w:val="00C10FAA"/>
    <w:rsid w:val="00C110BB"/>
    <w:rsid w:val="00C1169F"/>
    <w:rsid w:val="00C129A9"/>
    <w:rsid w:val="00C12B88"/>
    <w:rsid w:val="00C12E9A"/>
    <w:rsid w:val="00C13C6A"/>
    <w:rsid w:val="00C140E5"/>
    <w:rsid w:val="00C14509"/>
    <w:rsid w:val="00C15093"/>
    <w:rsid w:val="00C16A72"/>
    <w:rsid w:val="00C16BBC"/>
    <w:rsid w:val="00C16D10"/>
    <w:rsid w:val="00C16F7C"/>
    <w:rsid w:val="00C170A4"/>
    <w:rsid w:val="00C176C8"/>
    <w:rsid w:val="00C17A13"/>
    <w:rsid w:val="00C17BE0"/>
    <w:rsid w:val="00C17C4A"/>
    <w:rsid w:val="00C17C79"/>
    <w:rsid w:val="00C17CE9"/>
    <w:rsid w:val="00C2027A"/>
    <w:rsid w:val="00C2048D"/>
    <w:rsid w:val="00C2114E"/>
    <w:rsid w:val="00C2115A"/>
    <w:rsid w:val="00C21278"/>
    <w:rsid w:val="00C21FDA"/>
    <w:rsid w:val="00C223C4"/>
    <w:rsid w:val="00C225F4"/>
    <w:rsid w:val="00C22BE6"/>
    <w:rsid w:val="00C22D5A"/>
    <w:rsid w:val="00C22F5B"/>
    <w:rsid w:val="00C24282"/>
    <w:rsid w:val="00C24415"/>
    <w:rsid w:val="00C249A7"/>
    <w:rsid w:val="00C24AC4"/>
    <w:rsid w:val="00C24B81"/>
    <w:rsid w:val="00C252C4"/>
    <w:rsid w:val="00C25495"/>
    <w:rsid w:val="00C25A35"/>
    <w:rsid w:val="00C25F47"/>
    <w:rsid w:val="00C25F65"/>
    <w:rsid w:val="00C26BDB"/>
    <w:rsid w:val="00C27593"/>
    <w:rsid w:val="00C30583"/>
    <w:rsid w:val="00C305C6"/>
    <w:rsid w:val="00C30706"/>
    <w:rsid w:val="00C30757"/>
    <w:rsid w:val="00C307E4"/>
    <w:rsid w:val="00C312D8"/>
    <w:rsid w:val="00C315C9"/>
    <w:rsid w:val="00C31858"/>
    <w:rsid w:val="00C31D85"/>
    <w:rsid w:val="00C31DB2"/>
    <w:rsid w:val="00C31E6D"/>
    <w:rsid w:val="00C3200C"/>
    <w:rsid w:val="00C32ED5"/>
    <w:rsid w:val="00C34143"/>
    <w:rsid w:val="00C34CBF"/>
    <w:rsid w:val="00C353AD"/>
    <w:rsid w:val="00C35448"/>
    <w:rsid w:val="00C3549B"/>
    <w:rsid w:val="00C3550E"/>
    <w:rsid w:val="00C3666C"/>
    <w:rsid w:val="00C366ED"/>
    <w:rsid w:val="00C36909"/>
    <w:rsid w:val="00C36AE3"/>
    <w:rsid w:val="00C36CAF"/>
    <w:rsid w:val="00C401C8"/>
    <w:rsid w:val="00C402C7"/>
    <w:rsid w:val="00C41D9E"/>
    <w:rsid w:val="00C427C7"/>
    <w:rsid w:val="00C42B83"/>
    <w:rsid w:val="00C4306D"/>
    <w:rsid w:val="00C43AB5"/>
    <w:rsid w:val="00C43D18"/>
    <w:rsid w:val="00C43FB4"/>
    <w:rsid w:val="00C44522"/>
    <w:rsid w:val="00C4486D"/>
    <w:rsid w:val="00C44F5A"/>
    <w:rsid w:val="00C44FC5"/>
    <w:rsid w:val="00C45105"/>
    <w:rsid w:val="00C459C0"/>
    <w:rsid w:val="00C45C8F"/>
    <w:rsid w:val="00C45F06"/>
    <w:rsid w:val="00C46CB0"/>
    <w:rsid w:val="00C47340"/>
    <w:rsid w:val="00C47897"/>
    <w:rsid w:val="00C50AFA"/>
    <w:rsid w:val="00C50D91"/>
    <w:rsid w:val="00C50EC8"/>
    <w:rsid w:val="00C50F88"/>
    <w:rsid w:val="00C51C55"/>
    <w:rsid w:val="00C51CE2"/>
    <w:rsid w:val="00C5241F"/>
    <w:rsid w:val="00C5261B"/>
    <w:rsid w:val="00C52752"/>
    <w:rsid w:val="00C52CF5"/>
    <w:rsid w:val="00C53B36"/>
    <w:rsid w:val="00C54398"/>
    <w:rsid w:val="00C545BC"/>
    <w:rsid w:val="00C545CC"/>
    <w:rsid w:val="00C554BA"/>
    <w:rsid w:val="00C556CE"/>
    <w:rsid w:val="00C55B25"/>
    <w:rsid w:val="00C56AFE"/>
    <w:rsid w:val="00C57204"/>
    <w:rsid w:val="00C574A8"/>
    <w:rsid w:val="00C575F4"/>
    <w:rsid w:val="00C5776D"/>
    <w:rsid w:val="00C57DA8"/>
    <w:rsid w:val="00C6016B"/>
    <w:rsid w:val="00C60A62"/>
    <w:rsid w:val="00C614D4"/>
    <w:rsid w:val="00C62E5C"/>
    <w:rsid w:val="00C63247"/>
    <w:rsid w:val="00C633DC"/>
    <w:rsid w:val="00C635DD"/>
    <w:rsid w:val="00C63F97"/>
    <w:rsid w:val="00C64146"/>
    <w:rsid w:val="00C64888"/>
    <w:rsid w:val="00C65E77"/>
    <w:rsid w:val="00C65F20"/>
    <w:rsid w:val="00C66830"/>
    <w:rsid w:val="00C671F7"/>
    <w:rsid w:val="00C67F0C"/>
    <w:rsid w:val="00C7023C"/>
    <w:rsid w:val="00C70F41"/>
    <w:rsid w:val="00C72093"/>
    <w:rsid w:val="00C72431"/>
    <w:rsid w:val="00C72527"/>
    <w:rsid w:val="00C72D7F"/>
    <w:rsid w:val="00C730B2"/>
    <w:rsid w:val="00C7395F"/>
    <w:rsid w:val="00C73C65"/>
    <w:rsid w:val="00C73C86"/>
    <w:rsid w:val="00C73F8C"/>
    <w:rsid w:val="00C74407"/>
    <w:rsid w:val="00C7483D"/>
    <w:rsid w:val="00C74FAB"/>
    <w:rsid w:val="00C75391"/>
    <w:rsid w:val="00C75AFA"/>
    <w:rsid w:val="00C75E05"/>
    <w:rsid w:val="00C7640C"/>
    <w:rsid w:val="00C76880"/>
    <w:rsid w:val="00C77170"/>
    <w:rsid w:val="00C771C1"/>
    <w:rsid w:val="00C77DBB"/>
    <w:rsid w:val="00C8006F"/>
    <w:rsid w:val="00C8013E"/>
    <w:rsid w:val="00C80314"/>
    <w:rsid w:val="00C812A1"/>
    <w:rsid w:val="00C81608"/>
    <w:rsid w:val="00C8164A"/>
    <w:rsid w:val="00C8183A"/>
    <w:rsid w:val="00C81B7D"/>
    <w:rsid w:val="00C81F3D"/>
    <w:rsid w:val="00C827D3"/>
    <w:rsid w:val="00C83196"/>
    <w:rsid w:val="00C84819"/>
    <w:rsid w:val="00C84DE2"/>
    <w:rsid w:val="00C84E95"/>
    <w:rsid w:val="00C851E8"/>
    <w:rsid w:val="00C85F40"/>
    <w:rsid w:val="00C86224"/>
    <w:rsid w:val="00C86499"/>
    <w:rsid w:val="00C867C0"/>
    <w:rsid w:val="00C86D2A"/>
    <w:rsid w:val="00C86EA6"/>
    <w:rsid w:val="00C90377"/>
    <w:rsid w:val="00C904C9"/>
    <w:rsid w:val="00C90570"/>
    <w:rsid w:val="00C91800"/>
    <w:rsid w:val="00C91811"/>
    <w:rsid w:val="00C923F5"/>
    <w:rsid w:val="00C924F2"/>
    <w:rsid w:val="00C93EDB"/>
    <w:rsid w:val="00C95C4A"/>
    <w:rsid w:val="00C9645D"/>
    <w:rsid w:val="00C96699"/>
    <w:rsid w:val="00C9680A"/>
    <w:rsid w:val="00C97631"/>
    <w:rsid w:val="00C9792A"/>
    <w:rsid w:val="00CA04A0"/>
    <w:rsid w:val="00CA1094"/>
    <w:rsid w:val="00CA1C68"/>
    <w:rsid w:val="00CA1F41"/>
    <w:rsid w:val="00CA227F"/>
    <w:rsid w:val="00CA2392"/>
    <w:rsid w:val="00CA2B27"/>
    <w:rsid w:val="00CA3E40"/>
    <w:rsid w:val="00CA4034"/>
    <w:rsid w:val="00CA4380"/>
    <w:rsid w:val="00CA4733"/>
    <w:rsid w:val="00CA4AC0"/>
    <w:rsid w:val="00CA4CD2"/>
    <w:rsid w:val="00CA533A"/>
    <w:rsid w:val="00CA5C19"/>
    <w:rsid w:val="00CA62ED"/>
    <w:rsid w:val="00CA6451"/>
    <w:rsid w:val="00CA6BB1"/>
    <w:rsid w:val="00CA6F7B"/>
    <w:rsid w:val="00CA72AA"/>
    <w:rsid w:val="00CA753C"/>
    <w:rsid w:val="00CB00FD"/>
    <w:rsid w:val="00CB08C5"/>
    <w:rsid w:val="00CB0A55"/>
    <w:rsid w:val="00CB15A5"/>
    <w:rsid w:val="00CB2947"/>
    <w:rsid w:val="00CB2B88"/>
    <w:rsid w:val="00CB341A"/>
    <w:rsid w:val="00CB3CF1"/>
    <w:rsid w:val="00CB41FA"/>
    <w:rsid w:val="00CB4789"/>
    <w:rsid w:val="00CB61E4"/>
    <w:rsid w:val="00CB626F"/>
    <w:rsid w:val="00CB6425"/>
    <w:rsid w:val="00CB6A13"/>
    <w:rsid w:val="00CB6C30"/>
    <w:rsid w:val="00CB7238"/>
    <w:rsid w:val="00CB79BD"/>
    <w:rsid w:val="00CB7B2F"/>
    <w:rsid w:val="00CC0650"/>
    <w:rsid w:val="00CC0948"/>
    <w:rsid w:val="00CC0BBF"/>
    <w:rsid w:val="00CC2BCD"/>
    <w:rsid w:val="00CC2F36"/>
    <w:rsid w:val="00CC307A"/>
    <w:rsid w:val="00CC361D"/>
    <w:rsid w:val="00CC466B"/>
    <w:rsid w:val="00CC4BAB"/>
    <w:rsid w:val="00CC4FB8"/>
    <w:rsid w:val="00CC50EE"/>
    <w:rsid w:val="00CC53D1"/>
    <w:rsid w:val="00CC5E86"/>
    <w:rsid w:val="00CC6844"/>
    <w:rsid w:val="00CC6AB1"/>
    <w:rsid w:val="00CC6E79"/>
    <w:rsid w:val="00CC70CF"/>
    <w:rsid w:val="00CD004E"/>
    <w:rsid w:val="00CD00FF"/>
    <w:rsid w:val="00CD0924"/>
    <w:rsid w:val="00CD0E87"/>
    <w:rsid w:val="00CD13E9"/>
    <w:rsid w:val="00CD17D2"/>
    <w:rsid w:val="00CD1D61"/>
    <w:rsid w:val="00CD2E03"/>
    <w:rsid w:val="00CD3097"/>
    <w:rsid w:val="00CD3F96"/>
    <w:rsid w:val="00CD4040"/>
    <w:rsid w:val="00CD4642"/>
    <w:rsid w:val="00CD50AF"/>
    <w:rsid w:val="00CD527E"/>
    <w:rsid w:val="00CD52E1"/>
    <w:rsid w:val="00CD5AF9"/>
    <w:rsid w:val="00CD5BC7"/>
    <w:rsid w:val="00CD6492"/>
    <w:rsid w:val="00CD6D66"/>
    <w:rsid w:val="00CD72F8"/>
    <w:rsid w:val="00CD7333"/>
    <w:rsid w:val="00CD7477"/>
    <w:rsid w:val="00CD7AEE"/>
    <w:rsid w:val="00CE0242"/>
    <w:rsid w:val="00CE1048"/>
    <w:rsid w:val="00CE161E"/>
    <w:rsid w:val="00CE1B42"/>
    <w:rsid w:val="00CE1EBA"/>
    <w:rsid w:val="00CE2666"/>
    <w:rsid w:val="00CE2807"/>
    <w:rsid w:val="00CE2C58"/>
    <w:rsid w:val="00CE2D59"/>
    <w:rsid w:val="00CE2D83"/>
    <w:rsid w:val="00CE3212"/>
    <w:rsid w:val="00CE39F8"/>
    <w:rsid w:val="00CE4A2C"/>
    <w:rsid w:val="00CE4C0A"/>
    <w:rsid w:val="00CE5A9A"/>
    <w:rsid w:val="00CE5AE4"/>
    <w:rsid w:val="00CE5CEC"/>
    <w:rsid w:val="00CE6226"/>
    <w:rsid w:val="00CE630F"/>
    <w:rsid w:val="00CE6466"/>
    <w:rsid w:val="00CE74A1"/>
    <w:rsid w:val="00CE758E"/>
    <w:rsid w:val="00CE76EB"/>
    <w:rsid w:val="00CF024A"/>
    <w:rsid w:val="00CF1240"/>
    <w:rsid w:val="00CF1488"/>
    <w:rsid w:val="00CF159F"/>
    <w:rsid w:val="00CF1D6C"/>
    <w:rsid w:val="00CF1D8A"/>
    <w:rsid w:val="00CF1E73"/>
    <w:rsid w:val="00CF226E"/>
    <w:rsid w:val="00CF2637"/>
    <w:rsid w:val="00CF3075"/>
    <w:rsid w:val="00CF33A0"/>
    <w:rsid w:val="00CF3DC1"/>
    <w:rsid w:val="00CF4730"/>
    <w:rsid w:val="00CF621F"/>
    <w:rsid w:val="00CF6DAF"/>
    <w:rsid w:val="00CF7CBA"/>
    <w:rsid w:val="00D00205"/>
    <w:rsid w:val="00D01D20"/>
    <w:rsid w:val="00D025C8"/>
    <w:rsid w:val="00D02C69"/>
    <w:rsid w:val="00D02DD4"/>
    <w:rsid w:val="00D0320C"/>
    <w:rsid w:val="00D03966"/>
    <w:rsid w:val="00D03EB6"/>
    <w:rsid w:val="00D03F8E"/>
    <w:rsid w:val="00D0451D"/>
    <w:rsid w:val="00D04593"/>
    <w:rsid w:val="00D047E2"/>
    <w:rsid w:val="00D0526D"/>
    <w:rsid w:val="00D05289"/>
    <w:rsid w:val="00D05479"/>
    <w:rsid w:val="00D056A1"/>
    <w:rsid w:val="00D05B99"/>
    <w:rsid w:val="00D061F2"/>
    <w:rsid w:val="00D06E91"/>
    <w:rsid w:val="00D079D5"/>
    <w:rsid w:val="00D110BD"/>
    <w:rsid w:val="00D11569"/>
    <w:rsid w:val="00D11A3C"/>
    <w:rsid w:val="00D11AE4"/>
    <w:rsid w:val="00D122C4"/>
    <w:rsid w:val="00D13DCE"/>
    <w:rsid w:val="00D1413D"/>
    <w:rsid w:val="00D144AC"/>
    <w:rsid w:val="00D14979"/>
    <w:rsid w:val="00D14D3D"/>
    <w:rsid w:val="00D154CA"/>
    <w:rsid w:val="00D154FA"/>
    <w:rsid w:val="00D15F45"/>
    <w:rsid w:val="00D16AF9"/>
    <w:rsid w:val="00D17B45"/>
    <w:rsid w:val="00D20161"/>
    <w:rsid w:val="00D20169"/>
    <w:rsid w:val="00D21213"/>
    <w:rsid w:val="00D214CF"/>
    <w:rsid w:val="00D21531"/>
    <w:rsid w:val="00D218A3"/>
    <w:rsid w:val="00D22D80"/>
    <w:rsid w:val="00D22E64"/>
    <w:rsid w:val="00D23090"/>
    <w:rsid w:val="00D2330C"/>
    <w:rsid w:val="00D2360B"/>
    <w:rsid w:val="00D236B8"/>
    <w:rsid w:val="00D2399C"/>
    <w:rsid w:val="00D23F07"/>
    <w:rsid w:val="00D2496D"/>
    <w:rsid w:val="00D24AB3"/>
    <w:rsid w:val="00D24BBE"/>
    <w:rsid w:val="00D24CDC"/>
    <w:rsid w:val="00D24EC9"/>
    <w:rsid w:val="00D25622"/>
    <w:rsid w:val="00D25ECF"/>
    <w:rsid w:val="00D25ED8"/>
    <w:rsid w:val="00D26592"/>
    <w:rsid w:val="00D2692A"/>
    <w:rsid w:val="00D27539"/>
    <w:rsid w:val="00D2758E"/>
    <w:rsid w:val="00D27923"/>
    <w:rsid w:val="00D30A4B"/>
    <w:rsid w:val="00D30C00"/>
    <w:rsid w:val="00D31B4A"/>
    <w:rsid w:val="00D327E8"/>
    <w:rsid w:val="00D331FA"/>
    <w:rsid w:val="00D33C62"/>
    <w:rsid w:val="00D33E55"/>
    <w:rsid w:val="00D34073"/>
    <w:rsid w:val="00D34C04"/>
    <w:rsid w:val="00D34D2C"/>
    <w:rsid w:val="00D350F0"/>
    <w:rsid w:val="00D35A05"/>
    <w:rsid w:val="00D36234"/>
    <w:rsid w:val="00D36646"/>
    <w:rsid w:val="00D3688E"/>
    <w:rsid w:val="00D36E06"/>
    <w:rsid w:val="00D36F31"/>
    <w:rsid w:val="00D37253"/>
    <w:rsid w:val="00D37DFC"/>
    <w:rsid w:val="00D404E2"/>
    <w:rsid w:val="00D406BC"/>
    <w:rsid w:val="00D40EF8"/>
    <w:rsid w:val="00D419E8"/>
    <w:rsid w:val="00D42741"/>
    <w:rsid w:val="00D4285F"/>
    <w:rsid w:val="00D42FF5"/>
    <w:rsid w:val="00D4348B"/>
    <w:rsid w:val="00D43ACF"/>
    <w:rsid w:val="00D4406E"/>
    <w:rsid w:val="00D44604"/>
    <w:rsid w:val="00D448F2"/>
    <w:rsid w:val="00D44CA4"/>
    <w:rsid w:val="00D44F9F"/>
    <w:rsid w:val="00D44FAA"/>
    <w:rsid w:val="00D4531F"/>
    <w:rsid w:val="00D45FE9"/>
    <w:rsid w:val="00D46370"/>
    <w:rsid w:val="00D46582"/>
    <w:rsid w:val="00D4660D"/>
    <w:rsid w:val="00D46A32"/>
    <w:rsid w:val="00D46F7B"/>
    <w:rsid w:val="00D50350"/>
    <w:rsid w:val="00D521C3"/>
    <w:rsid w:val="00D5298B"/>
    <w:rsid w:val="00D53657"/>
    <w:rsid w:val="00D53864"/>
    <w:rsid w:val="00D53A88"/>
    <w:rsid w:val="00D53FC9"/>
    <w:rsid w:val="00D542ED"/>
    <w:rsid w:val="00D5517B"/>
    <w:rsid w:val="00D553EF"/>
    <w:rsid w:val="00D55C24"/>
    <w:rsid w:val="00D55C85"/>
    <w:rsid w:val="00D56345"/>
    <w:rsid w:val="00D5655E"/>
    <w:rsid w:val="00D56DE8"/>
    <w:rsid w:val="00D574E7"/>
    <w:rsid w:val="00D57609"/>
    <w:rsid w:val="00D57770"/>
    <w:rsid w:val="00D57B75"/>
    <w:rsid w:val="00D57D80"/>
    <w:rsid w:val="00D602A9"/>
    <w:rsid w:val="00D609BE"/>
    <w:rsid w:val="00D60F8E"/>
    <w:rsid w:val="00D61518"/>
    <w:rsid w:val="00D61F31"/>
    <w:rsid w:val="00D626F4"/>
    <w:rsid w:val="00D62864"/>
    <w:rsid w:val="00D62BCA"/>
    <w:rsid w:val="00D62C95"/>
    <w:rsid w:val="00D63276"/>
    <w:rsid w:val="00D6408B"/>
    <w:rsid w:val="00D653A3"/>
    <w:rsid w:val="00D65488"/>
    <w:rsid w:val="00D661A7"/>
    <w:rsid w:val="00D66885"/>
    <w:rsid w:val="00D67FCF"/>
    <w:rsid w:val="00D70753"/>
    <w:rsid w:val="00D707C0"/>
    <w:rsid w:val="00D7083B"/>
    <w:rsid w:val="00D70D43"/>
    <w:rsid w:val="00D71667"/>
    <w:rsid w:val="00D71E4F"/>
    <w:rsid w:val="00D723CC"/>
    <w:rsid w:val="00D7397F"/>
    <w:rsid w:val="00D74D73"/>
    <w:rsid w:val="00D76070"/>
    <w:rsid w:val="00D76445"/>
    <w:rsid w:val="00D770FF"/>
    <w:rsid w:val="00D77A49"/>
    <w:rsid w:val="00D77B27"/>
    <w:rsid w:val="00D808AA"/>
    <w:rsid w:val="00D80A2F"/>
    <w:rsid w:val="00D80D02"/>
    <w:rsid w:val="00D80FED"/>
    <w:rsid w:val="00D8144B"/>
    <w:rsid w:val="00D81C1C"/>
    <w:rsid w:val="00D81C2D"/>
    <w:rsid w:val="00D81D00"/>
    <w:rsid w:val="00D81D45"/>
    <w:rsid w:val="00D82332"/>
    <w:rsid w:val="00D82404"/>
    <w:rsid w:val="00D82467"/>
    <w:rsid w:val="00D828ED"/>
    <w:rsid w:val="00D82927"/>
    <w:rsid w:val="00D83112"/>
    <w:rsid w:val="00D842FE"/>
    <w:rsid w:val="00D8499F"/>
    <w:rsid w:val="00D84B73"/>
    <w:rsid w:val="00D84CEA"/>
    <w:rsid w:val="00D85571"/>
    <w:rsid w:val="00D859F7"/>
    <w:rsid w:val="00D85A19"/>
    <w:rsid w:val="00D8637A"/>
    <w:rsid w:val="00D86432"/>
    <w:rsid w:val="00D875EA"/>
    <w:rsid w:val="00D876CA"/>
    <w:rsid w:val="00D87B44"/>
    <w:rsid w:val="00D87E82"/>
    <w:rsid w:val="00D90155"/>
    <w:rsid w:val="00D903EC"/>
    <w:rsid w:val="00D90F65"/>
    <w:rsid w:val="00D91757"/>
    <w:rsid w:val="00D917AF"/>
    <w:rsid w:val="00D9209A"/>
    <w:rsid w:val="00D925BD"/>
    <w:rsid w:val="00D9281A"/>
    <w:rsid w:val="00D92ECB"/>
    <w:rsid w:val="00D93AE8"/>
    <w:rsid w:val="00D93D40"/>
    <w:rsid w:val="00D93E24"/>
    <w:rsid w:val="00D94287"/>
    <w:rsid w:val="00D94672"/>
    <w:rsid w:val="00D94C68"/>
    <w:rsid w:val="00D94FF8"/>
    <w:rsid w:val="00D9654D"/>
    <w:rsid w:val="00D9660F"/>
    <w:rsid w:val="00D96923"/>
    <w:rsid w:val="00D96AA4"/>
    <w:rsid w:val="00D97041"/>
    <w:rsid w:val="00D974A2"/>
    <w:rsid w:val="00D977C8"/>
    <w:rsid w:val="00D97ABD"/>
    <w:rsid w:val="00D97FB3"/>
    <w:rsid w:val="00DA0E9B"/>
    <w:rsid w:val="00DA0FCB"/>
    <w:rsid w:val="00DA153E"/>
    <w:rsid w:val="00DA1681"/>
    <w:rsid w:val="00DA2400"/>
    <w:rsid w:val="00DA2B81"/>
    <w:rsid w:val="00DA2C79"/>
    <w:rsid w:val="00DA33EB"/>
    <w:rsid w:val="00DA3498"/>
    <w:rsid w:val="00DA3525"/>
    <w:rsid w:val="00DA3782"/>
    <w:rsid w:val="00DA4B58"/>
    <w:rsid w:val="00DA53D4"/>
    <w:rsid w:val="00DA543E"/>
    <w:rsid w:val="00DA5C6E"/>
    <w:rsid w:val="00DA60CC"/>
    <w:rsid w:val="00DA628E"/>
    <w:rsid w:val="00DA7140"/>
    <w:rsid w:val="00DA7176"/>
    <w:rsid w:val="00DA76D5"/>
    <w:rsid w:val="00DB00D2"/>
    <w:rsid w:val="00DB01DA"/>
    <w:rsid w:val="00DB05E1"/>
    <w:rsid w:val="00DB0898"/>
    <w:rsid w:val="00DB08AA"/>
    <w:rsid w:val="00DB103E"/>
    <w:rsid w:val="00DB119B"/>
    <w:rsid w:val="00DB15F0"/>
    <w:rsid w:val="00DB1AAF"/>
    <w:rsid w:val="00DB3094"/>
    <w:rsid w:val="00DB4308"/>
    <w:rsid w:val="00DB4F0E"/>
    <w:rsid w:val="00DB6860"/>
    <w:rsid w:val="00DB7E0A"/>
    <w:rsid w:val="00DB7F08"/>
    <w:rsid w:val="00DB7F84"/>
    <w:rsid w:val="00DC0787"/>
    <w:rsid w:val="00DC0A48"/>
    <w:rsid w:val="00DC0B9A"/>
    <w:rsid w:val="00DC2008"/>
    <w:rsid w:val="00DC2530"/>
    <w:rsid w:val="00DC257E"/>
    <w:rsid w:val="00DC2CD6"/>
    <w:rsid w:val="00DC306C"/>
    <w:rsid w:val="00DC3455"/>
    <w:rsid w:val="00DC37AD"/>
    <w:rsid w:val="00DC3D40"/>
    <w:rsid w:val="00DC3EB5"/>
    <w:rsid w:val="00DC43D4"/>
    <w:rsid w:val="00DC44F6"/>
    <w:rsid w:val="00DC48DA"/>
    <w:rsid w:val="00DC56CB"/>
    <w:rsid w:val="00DC5DC1"/>
    <w:rsid w:val="00DC64F5"/>
    <w:rsid w:val="00DC65E8"/>
    <w:rsid w:val="00DC6A26"/>
    <w:rsid w:val="00DC6F4D"/>
    <w:rsid w:val="00DD0675"/>
    <w:rsid w:val="00DD0798"/>
    <w:rsid w:val="00DD146B"/>
    <w:rsid w:val="00DD1FD2"/>
    <w:rsid w:val="00DD23C5"/>
    <w:rsid w:val="00DD30F5"/>
    <w:rsid w:val="00DD31DE"/>
    <w:rsid w:val="00DD32F9"/>
    <w:rsid w:val="00DD331F"/>
    <w:rsid w:val="00DD349D"/>
    <w:rsid w:val="00DD5007"/>
    <w:rsid w:val="00DD64BA"/>
    <w:rsid w:val="00DD672D"/>
    <w:rsid w:val="00DD7024"/>
    <w:rsid w:val="00DD7EFF"/>
    <w:rsid w:val="00DE0633"/>
    <w:rsid w:val="00DE12AA"/>
    <w:rsid w:val="00DE2016"/>
    <w:rsid w:val="00DE394E"/>
    <w:rsid w:val="00DE3AF5"/>
    <w:rsid w:val="00DE3BFF"/>
    <w:rsid w:val="00DE3E73"/>
    <w:rsid w:val="00DE4379"/>
    <w:rsid w:val="00DE552D"/>
    <w:rsid w:val="00DE5D54"/>
    <w:rsid w:val="00DE60DA"/>
    <w:rsid w:val="00DE6AA3"/>
    <w:rsid w:val="00DE7CC0"/>
    <w:rsid w:val="00DE7D75"/>
    <w:rsid w:val="00DE7EEF"/>
    <w:rsid w:val="00DE7F39"/>
    <w:rsid w:val="00DF0BC2"/>
    <w:rsid w:val="00DF1E28"/>
    <w:rsid w:val="00DF269E"/>
    <w:rsid w:val="00DF2C6C"/>
    <w:rsid w:val="00DF2DA7"/>
    <w:rsid w:val="00DF2FFA"/>
    <w:rsid w:val="00DF3051"/>
    <w:rsid w:val="00DF33CD"/>
    <w:rsid w:val="00DF3726"/>
    <w:rsid w:val="00DF3B97"/>
    <w:rsid w:val="00DF509C"/>
    <w:rsid w:val="00DF5924"/>
    <w:rsid w:val="00DF600B"/>
    <w:rsid w:val="00DF60DC"/>
    <w:rsid w:val="00DF630B"/>
    <w:rsid w:val="00DF6965"/>
    <w:rsid w:val="00DF6AE0"/>
    <w:rsid w:val="00DF74F5"/>
    <w:rsid w:val="00DF75B4"/>
    <w:rsid w:val="00DF7780"/>
    <w:rsid w:val="00E00860"/>
    <w:rsid w:val="00E00C88"/>
    <w:rsid w:val="00E01F93"/>
    <w:rsid w:val="00E02690"/>
    <w:rsid w:val="00E0327C"/>
    <w:rsid w:val="00E033B5"/>
    <w:rsid w:val="00E03486"/>
    <w:rsid w:val="00E034A0"/>
    <w:rsid w:val="00E0350B"/>
    <w:rsid w:val="00E03C1C"/>
    <w:rsid w:val="00E0429F"/>
    <w:rsid w:val="00E0436F"/>
    <w:rsid w:val="00E0498D"/>
    <w:rsid w:val="00E04B65"/>
    <w:rsid w:val="00E05332"/>
    <w:rsid w:val="00E058B1"/>
    <w:rsid w:val="00E05D46"/>
    <w:rsid w:val="00E05F3D"/>
    <w:rsid w:val="00E05FA6"/>
    <w:rsid w:val="00E06049"/>
    <w:rsid w:val="00E065D1"/>
    <w:rsid w:val="00E06A80"/>
    <w:rsid w:val="00E074E0"/>
    <w:rsid w:val="00E1018D"/>
    <w:rsid w:val="00E10504"/>
    <w:rsid w:val="00E10FF9"/>
    <w:rsid w:val="00E111CB"/>
    <w:rsid w:val="00E11E20"/>
    <w:rsid w:val="00E12BBD"/>
    <w:rsid w:val="00E12C30"/>
    <w:rsid w:val="00E13658"/>
    <w:rsid w:val="00E136AD"/>
    <w:rsid w:val="00E146A3"/>
    <w:rsid w:val="00E149CC"/>
    <w:rsid w:val="00E14CAB"/>
    <w:rsid w:val="00E15140"/>
    <w:rsid w:val="00E151AB"/>
    <w:rsid w:val="00E1532C"/>
    <w:rsid w:val="00E1536C"/>
    <w:rsid w:val="00E15DC8"/>
    <w:rsid w:val="00E16B44"/>
    <w:rsid w:val="00E16B7D"/>
    <w:rsid w:val="00E16C7E"/>
    <w:rsid w:val="00E1779E"/>
    <w:rsid w:val="00E20DA2"/>
    <w:rsid w:val="00E214B1"/>
    <w:rsid w:val="00E22E00"/>
    <w:rsid w:val="00E22FC8"/>
    <w:rsid w:val="00E236DA"/>
    <w:rsid w:val="00E2466C"/>
    <w:rsid w:val="00E24C7B"/>
    <w:rsid w:val="00E24D6E"/>
    <w:rsid w:val="00E25E18"/>
    <w:rsid w:val="00E26499"/>
    <w:rsid w:val="00E26693"/>
    <w:rsid w:val="00E267AD"/>
    <w:rsid w:val="00E26E3C"/>
    <w:rsid w:val="00E2719E"/>
    <w:rsid w:val="00E27414"/>
    <w:rsid w:val="00E27B67"/>
    <w:rsid w:val="00E27EB3"/>
    <w:rsid w:val="00E304BF"/>
    <w:rsid w:val="00E308AB"/>
    <w:rsid w:val="00E30C57"/>
    <w:rsid w:val="00E30EA2"/>
    <w:rsid w:val="00E30EA9"/>
    <w:rsid w:val="00E319DB"/>
    <w:rsid w:val="00E31BB5"/>
    <w:rsid w:val="00E32C43"/>
    <w:rsid w:val="00E32CA6"/>
    <w:rsid w:val="00E33023"/>
    <w:rsid w:val="00E3307A"/>
    <w:rsid w:val="00E3399A"/>
    <w:rsid w:val="00E33FBB"/>
    <w:rsid w:val="00E344FD"/>
    <w:rsid w:val="00E34DC8"/>
    <w:rsid w:val="00E3629A"/>
    <w:rsid w:val="00E36405"/>
    <w:rsid w:val="00E368BE"/>
    <w:rsid w:val="00E3787A"/>
    <w:rsid w:val="00E37C91"/>
    <w:rsid w:val="00E40151"/>
    <w:rsid w:val="00E40216"/>
    <w:rsid w:val="00E405FB"/>
    <w:rsid w:val="00E40B72"/>
    <w:rsid w:val="00E40D55"/>
    <w:rsid w:val="00E411BB"/>
    <w:rsid w:val="00E41689"/>
    <w:rsid w:val="00E417ED"/>
    <w:rsid w:val="00E41B6A"/>
    <w:rsid w:val="00E42224"/>
    <w:rsid w:val="00E4281A"/>
    <w:rsid w:val="00E43E3F"/>
    <w:rsid w:val="00E44307"/>
    <w:rsid w:val="00E44388"/>
    <w:rsid w:val="00E443B9"/>
    <w:rsid w:val="00E44CC6"/>
    <w:rsid w:val="00E451BA"/>
    <w:rsid w:val="00E45A58"/>
    <w:rsid w:val="00E50A0B"/>
    <w:rsid w:val="00E50B9A"/>
    <w:rsid w:val="00E50BA9"/>
    <w:rsid w:val="00E50CC1"/>
    <w:rsid w:val="00E51D40"/>
    <w:rsid w:val="00E52424"/>
    <w:rsid w:val="00E52992"/>
    <w:rsid w:val="00E5325A"/>
    <w:rsid w:val="00E54704"/>
    <w:rsid w:val="00E54A09"/>
    <w:rsid w:val="00E54DA6"/>
    <w:rsid w:val="00E552B9"/>
    <w:rsid w:val="00E55E89"/>
    <w:rsid w:val="00E55EB4"/>
    <w:rsid w:val="00E56143"/>
    <w:rsid w:val="00E56B6E"/>
    <w:rsid w:val="00E576A6"/>
    <w:rsid w:val="00E579B6"/>
    <w:rsid w:val="00E57B32"/>
    <w:rsid w:val="00E57BD2"/>
    <w:rsid w:val="00E57F0D"/>
    <w:rsid w:val="00E6020F"/>
    <w:rsid w:val="00E605BA"/>
    <w:rsid w:val="00E608F2"/>
    <w:rsid w:val="00E60BFD"/>
    <w:rsid w:val="00E614DF"/>
    <w:rsid w:val="00E615EF"/>
    <w:rsid w:val="00E61BA4"/>
    <w:rsid w:val="00E61E47"/>
    <w:rsid w:val="00E6206F"/>
    <w:rsid w:val="00E624A1"/>
    <w:rsid w:val="00E6296C"/>
    <w:rsid w:val="00E632EA"/>
    <w:rsid w:val="00E63F5E"/>
    <w:rsid w:val="00E640B9"/>
    <w:rsid w:val="00E64253"/>
    <w:rsid w:val="00E645D6"/>
    <w:rsid w:val="00E649C9"/>
    <w:rsid w:val="00E650D1"/>
    <w:rsid w:val="00E6586B"/>
    <w:rsid w:val="00E65891"/>
    <w:rsid w:val="00E659FA"/>
    <w:rsid w:val="00E65B9A"/>
    <w:rsid w:val="00E65FE7"/>
    <w:rsid w:val="00E661EC"/>
    <w:rsid w:val="00E66908"/>
    <w:rsid w:val="00E6692C"/>
    <w:rsid w:val="00E676F1"/>
    <w:rsid w:val="00E67EB1"/>
    <w:rsid w:val="00E67F79"/>
    <w:rsid w:val="00E706EB"/>
    <w:rsid w:val="00E70F35"/>
    <w:rsid w:val="00E712A4"/>
    <w:rsid w:val="00E71611"/>
    <w:rsid w:val="00E71BF5"/>
    <w:rsid w:val="00E72125"/>
    <w:rsid w:val="00E72829"/>
    <w:rsid w:val="00E72DF2"/>
    <w:rsid w:val="00E741F3"/>
    <w:rsid w:val="00E7431D"/>
    <w:rsid w:val="00E746CC"/>
    <w:rsid w:val="00E74A9A"/>
    <w:rsid w:val="00E75031"/>
    <w:rsid w:val="00E7564B"/>
    <w:rsid w:val="00E758DE"/>
    <w:rsid w:val="00E75BBB"/>
    <w:rsid w:val="00E77248"/>
    <w:rsid w:val="00E77EF1"/>
    <w:rsid w:val="00E80298"/>
    <w:rsid w:val="00E810FB"/>
    <w:rsid w:val="00E82C02"/>
    <w:rsid w:val="00E82F44"/>
    <w:rsid w:val="00E83262"/>
    <w:rsid w:val="00E83316"/>
    <w:rsid w:val="00E83EA4"/>
    <w:rsid w:val="00E84631"/>
    <w:rsid w:val="00E84DCB"/>
    <w:rsid w:val="00E8524F"/>
    <w:rsid w:val="00E85347"/>
    <w:rsid w:val="00E85368"/>
    <w:rsid w:val="00E85A86"/>
    <w:rsid w:val="00E85CF8"/>
    <w:rsid w:val="00E8608C"/>
    <w:rsid w:val="00E86986"/>
    <w:rsid w:val="00E86F92"/>
    <w:rsid w:val="00E87551"/>
    <w:rsid w:val="00E87FDB"/>
    <w:rsid w:val="00E90027"/>
    <w:rsid w:val="00E909C0"/>
    <w:rsid w:val="00E90BBB"/>
    <w:rsid w:val="00E915A7"/>
    <w:rsid w:val="00E91A79"/>
    <w:rsid w:val="00E9232B"/>
    <w:rsid w:val="00E9264D"/>
    <w:rsid w:val="00E92BD0"/>
    <w:rsid w:val="00E9372E"/>
    <w:rsid w:val="00E9386B"/>
    <w:rsid w:val="00E9404F"/>
    <w:rsid w:val="00E945E1"/>
    <w:rsid w:val="00E94A47"/>
    <w:rsid w:val="00E95228"/>
    <w:rsid w:val="00E95248"/>
    <w:rsid w:val="00E9601C"/>
    <w:rsid w:val="00E968BA"/>
    <w:rsid w:val="00E968C5"/>
    <w:rsid w:val="00E97092"/>
    <w:rsid w:val="00E97570"/>
    <w:rsid w:val="00E97C47"/>
    <w:rsid w:val="00E97EEB"/>
    <w:rsid w:val="00EA0034"/>
    <w:rsid w:val="00EA0883"/>
    <w:rsid w:val="00EA17A0"/>
    <w:rsid w:val="00EA1A5A"/>
    <w:rsid w:val="00EA2039"/>
    <w:rsid w:val="00EA2ABA"/>
    <w:rsid w:val="00EA2D21"/>
    <w:rsid w:val="00EA378B"/>
    <w:rsid w:val="00EA38B8"/>
    <w:rsid w:val="00EA3CA4"/>
    <w:rsid w:val="00EA3F1F"/>
    <w:rsid w:val="00EA452C"/>
    <w:rsid w:val="00EA52C5"/>
    <w:rsid w:val="00EA5825"/>
    <w:rsid w:val="00EA5F11"/>
    <w:rsid w:val="00EA609A"/>
    <w:rsid w:val="00EA61A4"/>
    <w:rsid w:val="00EA6853"/>
    <w:rsid w:val="00EA7E59"/>
    <w:rsid w:val="00EB04D0"/>
    <w:rsid w:val="00EB0BC3"/>
    <w:rsid w:val="00EB15C3"/>
    <w:rsid w:val="00EB26A8"/>
    <w:rsid w:val="00EB2888"/>
    <w:rsid w:val="00EB29B1"/>
    <w:rsid w:val="00EB382D"/>
    <w:rsid w:val="00EB3CD1"/>
    <w:rsid w:val="00EB3E5B"/>
    <w:rsid w:val="00EB3F26"/>
    <w:rsid w:val="00EB3F80"/>
    <w:rsid w:val="00EB4021"/>
    <w:rsid w:val="00EB410F"/>
    <w:rsid w:val="00EB56E0"/>
    <w:rsid w:val="00EB5C5E"/>
    <w:rsid w:val="00EB63AC"/>
    <w:rsid w:val="00EB6554"/>
    <w:rsid w:val="00EB72FE"/>
    <w:rsid w:val="00EB74ED"/>
    <w:rsid w:val="00EB75F6"/>
    <w:rsid w:val="00EB793D"/>
    <w:rsid w:val="00EB7BB6"/>
    <w:rsid w:val="00EB7DA0"/>
    <w:rsid w:val="00EC0175"/>
    <w:rsid w:val="00EC0178"/>
    <w:rsid w:val="00EC09A7"/>
    <w:rsid w:val="00EC1083"/>
    <w:rsid w:val="00EC1669"/>
    <w:rsid w:val="00EC1BFE"/>
    <w:rsid w:val="00EC2114"/>
    <w:rsid w:val="00EC24D8"/>
    <w:rsid w:val="00EC2653"/>
    <w:rsid w:val="00EC2B09"/>
    <w:rsid w:val="00EC2F66"/>
    <w:rsid w:val="00EC31E7"/>
    <w:rsid w:val="00EC3D70"/>
    <w:rsid w:val="00EC46B8"/>
    <w:rsid w:val="00EC4A4A"/>
    <w:rsid w:val="00EC4E3F"/>
    <w:rsid w:val="00EC5531"/>
    <w:rsid w:val="00EC587D"/>
    <w:rsid w:val="00EC6398"/>
    <w:rsid w:val="00EC6A84"/>
    <w:rsid w:val="00EC721C"/>
    <w:rsid w:val="00EC7A7D"/>
    <w:rsid w:val="00ED04AB"/>
    <w:rsid w:val="00ED0FAD"/>
    <w:rsid w:val="00ED0FB1"/>
    <w:rsid w:val="00ED10E7"/>
    <w:rsid w:val="00ED2035"/>
    <w:rsid w:val="00ED248E"/>
    <w:rsid w:val="00ED24EF"/>
    <w:rsid w:val="00ED2C7C"/>
    <w:rsid w:val="00ED3899"/>
    <w:rsid w:val="00ED42B5"/>
    <w:rsid w:val="00ED42FE"/>
    <w:rsid w:val="00ED5145"/>
    <w:rsid w:val="00ED51F1"/>
    <w:rsid w:val="00ED525D"/>
    <w:rsid w:val="00ED5284"/>
    <w:rsid w:val="00ED5B60"/>
    <w:rsid w:val="00ED63A4"/>
    <w:rsid w:val="00ED648C"/>
    <w:rsid w:val="00ED6542"/>
    <w:rsid w:val="00ED6CF1"/>
    <w:rsid w:val="00ED77A3"/>
    <w:rsid w:val="00ED78BB"/>
    <w:rsid w:val="00ED7FDF"/>
    <w:rsid w:val="00EE00B5"/>
    <w:rsid w:val="00EE1250"/>
    <w:rsid w:val="00EE151B"/>
    <w:rsid w:val="00EE178B"/>
    <w:rsid w:val="00EE1A89"/>
    <w:rsid w:val="00EE1CF7"/>
    <w:rsid w:val="00EE2F80"/>
    <w:rsid w:val="00EE337C"/>
    <w:rsid w:val="00EE4D0F"/>
    <w:rsid w:val="00EE4DB5"/>
    <w:rsid w:val="00EE5918"/>
    <w:rsid w:val="00EE6B65"/>
    <w:rsid w:val="00EE6EE1"/>
    <w:rsid w:val="00EE713A"/>
    <w:rsid w:val="00EF0650"/>
    <w:rsid w:val="00EF06B8"/>
    <w:rsid w:val="00EF07F3"/>
    <w:rsid w:val="00EF0ABA"/>
    <w:rsid w:val="00EF0AF8"/>
    <w:rsid w:val="00EF0C12"/>
    <w:rsid w:val="00EF0F50"/>
    <w:rsid w:val="00EF1021"/>
    <w:rsid w:val="00EF2248"/>
    <w:rsid w:val="00EF2527"/>
    <w:rsid w:val="00EF274B"/>
    <w:rsid w:val="00EF2E04"/>
    <w:rsid w:val="00EF39E1"/>
    <w:rsid w:val="00EF47C4"/>
    <w:rsid w:val="00EF4D21"/>
    <w:rsid w:val="00EF5697"/>
    <w:rsid w:val="00EF5B68"/>
    <w:rsid w:val="00EF757A"/>
    <w:rsid w:val="00EF7CA0"/>
    <w:rsid w:val="00F00508"/>
    <w:rsid w:val="00F00620"/>
    <w:rsid w:val="00F006A8"/>
    <w:rsid w:val="00F00ADA"/>
    <w:rsid w:val="00F00AF7"/>
    <w:rsid w:val="00F00C63"/>
    <w:rsid w:val="00F0123D"/>
    <w:rsid w:val="00F025D5"/>
    <w:rsid w:val="00F02685"/>
    <w:rsid w:val="00F02820"/>
    <w:rsid w:val="00F02DFF"/>
    <w:rsid w:val="00F0301E"/>
    <w:rsid w:val="00F03B13"/>
    <w:rsid w:val="00F03E37"/>
    <w:rsid w:val="00F040FB"/>
    <w:rsid w:val="00F04C9A"/>
    <w:rsid w:val="00F06DB0"/>
    <w:rsid w:val="00F078F4"/>
    <w:rsid w:val="00F10FB9"/>
    <w:rsid w:val="00F118C3"/>
    <w:rsid w:val="00F11FA5"/>
    <w:rsid w:val="00F11FDE"/>
    <w:rsid w:val="00F12072"/>
    <w:rsid w:val="00F1220E"/>
    <w:rsid w:val="00F123DE"/>
    <w:rsid w:val="00F128F5"/>
    <w:rsid w:val="00F13033"/>
    <w:rsid w:val="00F13083"/>
    <w:rsid w:val="00F13255"/>
    <w:rsid w:val="00F1374C"/>
    <w:rsid w:val="00F13772"/>
    <w:rsid w:val="00F13FD6"/>
    <w:rsid w:val="00F14B87"/>
    <w:rsid w:val="00F14CDA"/>
    <w:rsid w:val="00F152CB"/>
    <w:rsid w:val="00F15678"/>
    <w:rsid w:val="00F15E1E"/>
    <w:rsid w:val="00F16557"/>
    <w:rsid w:val="00F1656A"/>
    <w:rsid w:val="00F1679D"/>
    <w:rsid w:val="00F16DF0"/>
    <w:rsid w:val="00F16E4D"/>
    <w:rsid w:val="00F16E7E"/>
    <w:rsid w:val="00F17373"/>
    <w:rsid w:val="00F17C3D"/>
    <w:rsid w:val="00F20078"/>
    <w:rsid w:val="00F20ADB"/>
    <w:rsid w:val="00F20E78"/>
    <w:rsid w:val="00F21174"/>
    <w:rsid w:val="00F21F49"/>
    <w:rsid w:val="00F2218C"/>
    <w:rsid w:val="00F22B4E"/>
    <w:rsid w:val="00F22D1A"/>
    <w:rsid w:val="00F23237"/>
    <w:rsid w:val="00F23B77"/>
    <w:rsid w:val="00F23E88"/>
    <w:rsid w:val="00F241BB"/>
    <w:rsid w:val="00F246FA"/>
    <w:rsid w:val="00F248BE"/>
    <w:rsid w:val="00F24B58"/>
    <w:rsid w:val="00F25EE8"/>
    <w:rsid w:val="00F26023"/>
    <w:rsid w:val="00F265D4"/>
    <w:rsid w:val="00F2685E"/>
    <w:rsid w:val="00F26AD3"/>
    <w:rsid w:val="00F26EE0"/>
    <w:rsid w:val="00F26FFE"/>
    <w:rsid w:val="00F27326"/>
    <w:rsid w:val="00F278E4"/>
    <w:rsid w:val="00F3022E"/>
    <w:rsid w:val="00F30405"/>
    <w:rsid w:val="00F3095F"/>
    <w:rsid w:val="00F30A5E"/>
    <w:rsid w:val="00F30B6C"/>
    <w:rsid w:val="00F31529"/>
    <w:rsid w:val="00F326A2"/>
    <w:rsid w:val="00F329A4"/>
    <w:rsid w:val="00F338E2"/>
    <w:rsid w:val="00F33D79"/>
    <w:rsid w:val="00F33FBF"/>
    <w:rsid w:val="00F34137"/>
    <w:rsid w:val="00F34403"/>
    <w:rsid w:val="00F34F12"/>
    <w:rsid w:val="00F35112"/>
    <w:rsid w:val="00F358E7"/>
    <w:rsid w:val="00F369DF"/>
    <w:rsid w:val="00F37BEF"/>
    <w:rsid w:val="00F37CD2"/>
    <w:rsid w:val="00F37FF8"/>
    <w:rsid w:val="00F40970"/>
    <w:rsid w:val="00F40B78"/>
    <w:rsid w:val="00F40D9E"/>
    <w:rsid w:val="00F41364"/>
    <w:rsid w:val="00F41539"/>
    <w:rsid w:val="00F41624"/>
    <w:rsid w:val="00F42363"/>
    <w:rsid w:val="00F42463"/>
    <w:rsid w:val="00F42A01"/>
    <w:rsid w:val="00F430DB"/>
    <w:rsid w:val="00F43363"/>
    <w:rsid w:val="00F44CCC"/>
    <w:rsid w:val="00F44FD3"/>
    <w:rsid w:val="00F4581D"/>
    <w:rsid w:val="00F4591A"/>
    <w:rsid w:val="00F466F2"/>
    <w:rsid w:val="00F467AF"/>
    <w:rsid w:val="00F46D09"/>
    <w:rsid w:val="00F46E8D"/>
    <w:rsid w:val="00F46EBD"/>
    <w:rsid w:val="00F46EC1"/>
    <w:rsid w:val="00F474B1"/>
    <w:rsid w:val="00F4781C"/>
    <w:rsid w:val="00F47B0D"/>
    <w:rsid w:val="00F47C49"/>
    <w:rsid w:val="00F50072"/>
    <w:rsid w:val="00F508BF"/>
    <w:rsid w:val="00F50FD1"/>
    <w:rsid w:val="00F5104D"/>
    <w:rsid w:val="00F5114B"/>
    <w:rsid w:val="00F5147A"/>
    <w:rsid w:val="00F51F8B"/>
    <w:rsid w:val="00F51FD3"/>
    <w:rsid w:val="00F524F9"/>
    <w:rsid w:val="00F527F1"/>
    <w:rsid w:val="00F52FD1"/>
    <w:rsid w:val="00F53461"/>
    <w:rsid w:val="00F537CC"/>
    <w:rsid w:val="00F53B96"/>
    <w:rsid w:val="00F541B0"/>
    <w:rsid w:val="00F54837"/>
    <w:rsid w:val="00F555BD"/>
    <w:rsid w:val="00F559B5"/>
    <w:rsid w:val="00F56328"/>
    <w:rsid w:val="00F5636A"/>
    <w:rsid w:val="00F57945"/>
    <w:rsid w:val="00F57CEE"/>
    <w:rsid w:val="00F6080F"/>
    <w:rsid w:val="00F61FC5"/>
    <w:rsid w:val="00F62F31"/>
    <w:rsid w:val="00F6327A"/>
    <w:rsid w:val="00F63D3F"/>
    <w:rsid w:val="00F63FEF"/>
    <w:rsid w:val="00F64419"/>
    <w:rsid w:val="00F6447B"/>
    <w:rsid w:val="00F6518C"/>
    <w:rsid w:val="00F65FA4"/>
    <w:rsid w:val="00F661A2"/>
    <w:rsid w:val="00F6682F"/>
    <w:rsid w:val="00F67D9C"/>
    <w:rsid w:val="00F67F9E"/>
    <w:rsid w:val="00F704BD"/>
    <w:rsid w:val="00F70CCE"/>
    <w:rsid w:val="00F70D37"/>
    <w:rsid w:val="00F70E1B"/>
    <w:rsid w:val="00F7146A"/>
    <w:rsid w:val="00F7171A"/>
    <w:rsid w:val="00F71D28"/>
    <w:rsid w:val="00F71FF6"/>
    <w:rsid w:val="00F724B5"/>
    <w:rsid w:val="00F7266C"/>
    <w:rsid w:val="00F72BAB"/>
    <w:rsid w:val="00F73CE1"/>
    <w:rsid w:val="00F73D88"/>
    <w:rsid w:val="00F73DEF"/>
    <w:rsid w:val="00F7425F"/>
    <w:rsid w:val="00F74526"/>
    <w:rsid w:val="00F74651"/>
    <w:rsid w:val="00F75F24"/>
    <w:rsid w:val="00F7689C"/>
    <w:rsid w:val="00F778B5"/>
    <w:rsid w:val="00F815DA"/>
    <w:rsid w:val="00F81CB2"/>
    <w:rsid w:val="00F822D1"/>
    <w:rsid w:val="00F824C1"/>
    <w:rsid w:val="00F827F3"/>
    <w:rsid w:val="00F82E65"/>
    <w:rsid w:val="00F84FE2"/>
    <w:rsid w:val="00F859A8"/>
    <w:rsid w:val="00F85B61"/>
    <w:rsid w:val="00F87883"/>
    <w:rsid w:val="00F90392"/>
    <w:rsid w:val="00F9163F"/>
    <w:rsid w:val="00F91B29"/>
    <w:rsid w:val="00F921A4"/>
    <w:rsid w:val="00F92E6A"/>
    <w:rsid w:val="00F93C44"/>
    <w:rsid w:val="00F941CF"/>
    <w:rsid w:val="00F9445D"/>
    <w:rsid w:val="00F94EF0"/>
    <w:rsid w:val="00F9678D"/>
    <w:rsid w:val="00FA01E1"/>
    <w:rsid w:val="00FA026B"/>
    <w:rsid w:val="00FA147A"/>
    <w:rsid w:val="00FA1D56"/>
    <w:rsid w:val="00FA22FF"/>
    <w:rsid w:val="00FA28F7"/>
    <w:rsid w:val="00FA34BF"/>
    <w:rsid w:val="00FA357F"/>
    <w:rsid w:val="00FA4466"/>
    <w:rsid w:val="00FA4BC2"/>
    <w:rsid w:val="00FA62A5"/>
    <w:rsid w:val="00FA62A8"/>
    <w:rsid w:val="00FA6578"/>
    <w:rsid w:val="00FA662B"/>
    <w:rsid w:val="00FA66E3"/>
    <w:rsid w:val="00FA6834"/>
    <w:rsid w:val="00FA6B4B"/>
    <w:rsid w:val="00FA7649"/>
    <w:rsid w:val="00FA7866"/>
    <w:rsid w:val="00FA7B9D"/>
    <w:rsid w:val="00FA7FE9"/>
    <w:rsid w:val="00FB0D52"/>
    <w:rsid w:val="00FB0E01"/>
    <w:rsid w:val="00FB143D"/>
    <w:rsid w:val="00FB1600"/>
    <w:rsid w:val="00FB17BA"/>
    <w:rsid w:val="00FB2278"/>
    <w:rsid w:val="00FB2279"/>
    <w:rsid w:val="00FB240A"/>
    <w:rsid w:val="00FB28A0"/>
    <w:rsid w:val="00FB3230"/>
    <w:rsid w:val="00FB39D9"/>
    <w:rsid w:val="00FB3B00"/>
    <w:rsid w:val="00FB3C77"/>
    <w:rsid w:val="00FB561B"/>
    <w:rsid w:val="00FB60C0"/>
    <w:rsid w:val="00FB63CA"/>
    <w:rsid w:val="00FB63DF"/>
    <w:rsid w:val="00FB6714"/>
    <w:rsid w:val="00FB6762"/>
    <w:rsid w:val="00FB6922"/>
    <w:rsid w:val="00FB73FB"/>
    <w:rsid w:val="00FC0525"/>
    <w:rsid w:val="00FC0C4C"/>
    <w:rsid w:val="00FC0D1E"/>
    <w:rsid w:val="00FC0F4B"/>
    <w:rsid w:val="00FC16B9"/>
    <w:rsid w:val="00FC2701"/>
    <w:rsid w:val="00FC2AB9"/>
    <w:rsid w:val="00FC2AF2"/>
    <w:rsid w:val="00FC3F6E"/>
    <w:rsid w:val="00FC4132"/>
    <w:rsid w:val="00FC4AD4"/>
    <w:rsid w:val="00FC5894"/>
    <w:rsid w:val="00FC5964"/>
    <w:rsid w:val="00FC5B45"/>
    <w:rsid w:val="00FC668F"/>
    <w:rsid w:val="00FC6889"/>
    <w:rsid w:val="00FC6943"/>
    <w:rsid w:val="00FC6A73"/>
    <w:rsid w:val="00FC6F76"/>
    <w:rsid w:val="00FC794A"/>
    <w:rsid w:val="00FD049D"/>
    <w:rsid w:val="00FD13AD"/>
    <w:rsid w:val="00FD16AC"/>
    <w:rsid w:val="00FD1988"/>
    <w:rsid w:val="00FD1A99"/>
    <w:rsid w:val="00FD1D65"/>
    <w:rsid w:val="00FD240D"/>
    <w:rsid w:val="00FD2938"/>
    <w:rsid w:val="00FD2B00"/>
    <w:rsid w:val="00FD380C"/>
    <w:rsid w:val="00FD4079"/>
    <w:rsid w:val="00FD431E"/>
    <w:rsid w:val="00FD43E7"/>
    <w:rsid w:val="00FD5242"/>
    <w:rsid w:val="00FD52A7"/>
    <w:rsid w:val="00FD536A"/>
    <w:rsid w:val="00FD5456"/>
    <w:rsid w:val="00FD59E9"/>
    <w:rsid w:val="00FD6240"/>
    <w:rsid w:val="00FD738B"/>
    <w:rsid w:val="00FD7776"/>
    <w:rsid w:val="00FD77B5"/>
    <w:rsid w:val="00FD7A7B"/>
    <w:rsid w:val="00FE09EE"/>
    <w:rsid w:val="00FE1888"/>
    <w:rsid w:val="00FE18C3"/>
    <w:rsid w:val="00FE4CBB"/>
    <w:rsid w:val="00FE59C5"/>
    <w:rsid w:val="00FE6910"/>
    <w:rsid w:val="00FE6E5C"/>
    <w:rsid w:val="00FE7459"/>
    <w:rsid w:val="00FE75E2"/>
    <w:rsid w:val="00FE763F"/>
    <w:rsid w:val="00FE7F5E"/>
    <w:rsid w:val="00FF0146"/>
    <w:rsid w:val="00FF0BC0"/>
    <w:rsid w:val="00FF0E3B"/>
    <w:rsid w:val="00FF144F"/>
    <w:rsid w:val="00FF167F"/>
    <w:rsid w:val="00FF25F9"/>
    <w:rsid w:val="00FF4541"/>
    <w:rsid w:val="00FF47CB"/>
    <w:rsid w:val="00FF4A52"/>
    <w:rsid w:val="00FF50D6"/>
    <w:rsid w:val="00FF5190"/>
    <w:rsid w:val="00FF6416"/>
    <w:rsid w:val="00FF685D"/>
    <w:rsid w:val="00FF700B"/>
    <w:rsid w:val="36BEF5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401" strokecolor="none [3213]">
      <v:stroke color="none [3213]" weight="1.5pt"/>
      <o:colormru v:ext="edit" colors="#ffc,white"/>
    </o:shapedefaults>
    <o:shapelayout v:ext="edit">
      <o:idmap v:ext="edit" data="1"/>
    </o:shapelayout>
  </w:shapeDefaults>
  <w:decimalSymbol w:val=","/>
  <w:listSeparator w:val=";"/>
  <w14:docId w14:val="5759B623"/>
  <w15:chartTrackingRefBased/>
  <w15:docId w15:val="{4661AB3C-2FDE-43E1-A923-1BADECDCA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477A"/>
    <w:pPr>
      <w:spacing w:before="40" w:after="40"/>
      <w:jc w:val="both"/>
    </w:pPr>
    <w:rPr>
      <w:rFonts w:ascii="Garamond" w:hAnsi="Garamond"/>
      <w:sz w:val="24"/>
      <w:lang w:eastAsia="ar-SA"/>
    </w:rPr>
  </w:style>
  <w:style w:type="paragraph" w:styleId="Titre1">
    <w:name w:val="heading 1"/>
    <w:basedOn w:val="Normal"/>
    <w:next w:val="Normal"/>
    <w:link w:val="Titre1Car"/>
    <w:qFormat/>
    <w:rsid w:val="00843DA0"/>
    <w:pPr>
      <w:keepNext/>
      <w:numPr>
        <w:numId w:val="3"/>
      </w:numPr>
      <w:spacing w:before="240" w:after="240"/>
      <w:outlineLvl w:val="0"/>
    </w:pPr>
    <w:rPr>
      <w:b/>
      <w:kern w:val="1"/>
      <w:sz w:val="28"/>
    </w:rPr>
  </w:style>
  <w:style w:type="paragraph" w:styleId="Titre20">
    <w:name w:val="heading 2"/>
    <w:aliases w:val="Titre 2 Domi,Titre 1b,H2,tt,Chapter Number/Appendix Letter,chn,Heading 2,Fonctionnalité,Titre 21,t2.T2,t2,h2,FonctionnalitÈ,Fonctionnalité1,Fonctionnalité2,Fonctionnalité3,FonctionnalitÈ1,Fonctionnalité4,Fonctionnalité5,Heading 21,Contrat 2,Ctt"/>
    <w:basedOn w:val="Normal"/>
    <w:next w:val="Normal"/>
    <w:qFormat/>
    <w:rsid w:val="0076718A"/>
    <w:pPr>
      <w:keepNext/>
      <w:numPr>
        <w:numId w:val="4"/>
      </w:numPr>
      <w:spacing w:before="240" w:after="60"/>
      <w:outlineLvl w:val="1"/>
    </w:pPr>
    <w:rPr>
      <w:i/>
      <w:u w:val="single"/>
    </w:rPr>
  </w:style>
  <w:style w:type="paragraph" w:styleId="Titre3">
    <w:name w:val="heading 3"/>
    <w:aliases w:val="H3,(Shift Ctrl 3),Heading 3,ttt,Section,Titre 31,t3.T3,t3,h3,Section1,Section2,Section3,Section4,Section5,Heading 31,Section6,Section7,Section8,Section9,Section10,Section11,Section12,Section13,Section14,Heading 32,Section21,Section31"/>
    <w:basedOn w:val="Normal"/>
    <w:next w:val="Normal"/>
    <w:qFormat/>
    <w:pPr>
      <w:keepNext/>
      <w:numPr>
        <w:ilvl w:val="2"/>
        <w:numId w:val="3"/>
      </w:numPr>
      <w:spacing w:before="240" w:after="60"/>
      <w:outlineLvl w:val="2"/>
    </w:pPr>
    <w:rPr>
      <w:u w:val="single"/>
    </w:rPr>
  </w:style>
  <w:style w:type="paragraph" w:styleId="Titre4">
    <w:name w:val="heading 4"/>
    <w:basedOn w:val="Normal"/>
    <w:next w:val="Normal"/>
    <w:qFormat/>
    <w:pPr>
      <w:keepNext/>
      <w:numPr>
        <w:ilvl w:val="3"/>
        <w:numId w:val="3"/>
      </w:numPr>
      <w:jc w:val="center"/>
      <w:outlineLvl w:val="3"/>
    </w:pPr>
    <w:rPr>
      <w:b/>
      <w:sz w:val="28"/>
      <w:u w:val="single"/>
    </w:rPr>
  </w:style>
  <w:style w:type="paragraph" w:styleId="Titre5">
    <w:name w:val="heading 5"/>
    <w:basedOn w:val="Normal"/>
    <w:next w:val="Normal"/>
    <w:qFormat/>
    <w:pPr>
      <w:keepNext/>
      <w:numPr>
        <w:ilvl w:val="4"/>
        <w:numId w:val="3"/>
      </w:numPr>
      <w:jc w:val="center"/>
      <w:outlineLvl w:val="4"/>
    </w:pPr>
    <w:rPr>
      <w:b/>
      <w:color w:val="FF0000"/>
      <w:sz w:val="32"/>
    </w:rPr>
  </w:style>
  <w:style w:type="paragraph" w:styleId="Titre6">
    <w:name w:val="heading 6"/>
    <w:basedOn w:val="Normal"/>
    <w:next w:val="Normal"/>
    <w:qFormat/>
    <w:pPr>
      <w:keepNext/>
      <w:keepLines/>
      <w:numPr>
        <w:ilvl w:val="5"/>
        <w:numId w:val="3"/>
      </w:numPr>
      <w:spacing w:before="240"/>
      <w:jc w:val="center"/>
      <w:outlineLvl w:val="5"/>
    </w:pPr>
    <w:rPr>
      <w:i/>
      <w:iCs/>
    </w:rPr>
  </w:style>
  <w:style w:type="paragraph" w:styleId="Titre7">
    <w:name w:val="heading 7"/>
    <w:basedOn w:val="Titre6"/>
    <w:next w:val="Normal"/>
    <w:link w:val="Titre7Car"/>
    <w:qFormat/>
    <w:rsid w:val="00E75031"/>
    <w:pPr>
      <w:keepLines w:val="0"/>
      <w:numPr>
        <w:ilvl w:val="6"/>
      </w:numPr>
      <w:spacing w:after="60"/>
      <w:jc w:val="both"/>
      <w:outlineLvl w:val="6"/>
    </w:pPr>
    <w:rPr>
      <w:rFonts w:ascii="Arial" w:hAnsi="Arial"/>
      <w:b/>
      <w:i w:val="0"/>
      <w:iCs w:val="0"/>
      <w:caps/>
      <w:sz w:val="20"/>
      <w:szCs w:val="22"/>
    </w:rPr>
  </w:style>
  <w:style w:type="paragraph" w:styleId="Titre8">
    <w:name w:val="heading 8"/>
    <w:basedOn w:val="Normal"/>
    <w:next w:val="Normal"/>
    <w:link w:val="Titre8Car"/>
    <w:qFormat/>
    <w:rsid w:val="00E75031"/>
    <w:pPr>
      <w:numPr>
        <w:ilvl w:val="7"/>
        <w:numId w:val="3"/>
      </w:numPr>
      <w:spacing w:before="240" w:after="60"/>
      <w:outlineLvl w:val="7"/>
    </w:pPr>
    <w:rPr>
      <w:rFonts w:ascii="Arial" w:hAnsi="Arial"/>
      <w:i/>
      <w:sz w:val="20"/>
      <w:szCs w:val="22"/>
    </w:rPr>
  </w:style>
  <w:style w:type="paragraph" w:styleId="Titre9">
    <w:name w:val="heading 9"/>
    <w:basedOn w:val="Normal"/>
    <w:next w:val="Normal"/>
    <w:link w:val="Titre9Car"/>
    <w:qFormat/>
    <w:rsid w:val="00E75031"/>
    <w:pPr>
      <w:numPr>
        <w:ilvl w:val="8"/>
        <w:numId w:val="3"/>
      </w:numPr>
      <w:spacing w:before="240" w:after="60"/>
      <w:outlineLvl w:val="8"/>
    </w:pPr>
    <w:rPr>
      <w:rFonts w:ascii="Arial" w:hAnsi="Arial"/>
      <w:i/>
      <w:sz w:val="18"/>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7Car">
    <w:name w:val="Titre 7 Car"/>
    <w:link w:val="Titre7"/>
    <w:rsid w:val="00E75031"/>
    <w:rPr>
      <w:rFonts w:ascii="Arial" w:hAnsi="Arial"/>
      <w:b/>
      <w:caps/>
      <w:szCs w:val="22"/>
      <w:lang w:eastAsia="ar-SA"/>
    </w:rPr>
  </w:style>
  <w:style w:type="character" w:customStyle="1" w:styleId="Titre8Car">
    <w:name w:val="Titre 8 Car"/>
    <w:link w:val="Titre8"/>
    <w:rsid w:val="00E75031"/>
    <w:rPr>
      <w:rFonts w:ascii="Arial" w:hAnsi="Arial"/>
      <w:i/>
      <w:szCs w:val="22"/>
      <w:lang w:eastAsia="ar-SA"/>
    </w:rPr>
  </w:style>
  <w:style w:type="character" w:customStyle="1" w:styleId="Titre9Car">
    <w:name w:val="Titre 9 Car"/>
    <w:link w:val="Titre9"/>
    <w:rsid w:val="00E75031"/>
    <w:rPr>
      <w:rFonts w:ascii="Arial" w:hAnsi="Arial"/>
      <w:i/>
      <w:sz w:val="18"/>
      <w:szCs w:val="22"/>
      <w:lang w:eastAsia="ar-SA"/>
    </w:rPr>
  </w:style>
  <w:style w:type="character" w:customStyle="1" w:styleId="WW8Num2z0">
    <w:name w:val="WW8Num2z0"/>
    <w:rPr>
      <w:rFonts w:ascii="Symbol" w:hAnsi="Symbol"/>
      <w:sz w:val="18"/>
    </w:rPr>
  </w:style>
  <w:style w:type="character" w:customStyle="1" w:styleId="WW8Num3z0">
    <w:name w:val="WW8Num3z0"/>
    <w:rPr>
      <w:rFonts w:ascii="Symbol" w:hAnsi="Symbol"/>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sz w:val="18"/>
    </w:rPr>
  </w:style>
  <w:style w:type="character" w:customStyle="1" w:styleId="WW8Num10z0">
    <w:name w:val="WW8Num10z0"/>
    <w:rPr>
      <w:rFonts w:ascii="Symbol" w:hAnsi="Symbol"/>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sz w:val="18"/>
    </w:rPr>
  </w:style>
  <w:style w:type="character" w:customStyle="1" w:styleId="WW8Num15z0">
    <w:name w:val="WW8Num15z0"/>
    <w:rPr>
      <w:rFonts w:ascii="Symbol" w:hAnsi="Symbol"/>
    </w:rPr>
  </w:style>
  <w:style w:type="character" w:customStyle="1" w:styleId="WW8Num16z0">
    <w:name w:val="WW8Num16z0"/>
    <w:rPr>
      <w:rFonts w:ascii="Symbol" w:hAnsi="Symbol"/>
    </w:rPr>
  </w:style>
  <w:style w:type="character" w:customStyle="1" w:styleId="WW8Num17z0">
    <w:name w:val="WW8Num17z0"/>
    <w:rPr>
      <w:rFonts w:ascii="Symbol" w:hAnsi="Symbol"/>
    </w:rPr>
  </w:style>
  <w:style w:type="character" w:customStyle="1" w:styleId="WW8Num18z0">
    <w:name w:val="WW8Num18z0"/>
    <w:rPr>
      <w:rFonts w:ascii="Symbol" w:hAnsi="Symbol"/>
    </w:rPr>
  </w:style>
  <w:style w:type="character" w:customStyle="1" w:styleId="WW8Num19z0">
    <w:name w:val="WW8Num19z0"/>
    <w:rPr>
      <w:rFonts w:ascii="Symbol" w:hAnsi="Symbol"/>
    </w:rPr>
  </w:style>
  <w:style w:type="character" w:customStyle="1" w:styleId="WW8Num20z0">
    <w:name w:val="WW8Num20z0"/>
    <w:rPr>
      <w:rFonts w:ascii="Symbol" w:hAnsi="Symbol"/>
    </w:rPr>
  </w:style>
  <w:style w:type="character" w:customStyle="1" w:styleId="WW8Num21z0">
    <w:name w:val="WW8Num21z0"/>
    <w:rPr>
      <w:rFonts w:ascii="Symbol" w:hAnsi="Symbol"/>
    </w:rPr>
  </w:style>
  <w:style w:type="character" w:customStyle="1" w:styleId="WW8Num22z0">
    <w:name w:val="WW8Num22z0"/>
    <w:rPr>
      <w:rFonts w:ascii="Symbol" w:hAnsi="Symbol"/>
    </w:rPr>
  </w:style>
  <w:style w:type="character" w:customStyle="1" w:styleId="WW8Num23z0">
    <w:name w:val="WW8Num23z0"/>
    <w:rPr>
      <w:rFonts w:ascii="Symbol" w:hAnsi="Symbol"/>
    </w:rPr>
  </w:style>
  <w:style w:type="character" w:customStyle="1" w:styleId="WW8Num24z0">
    <w:name w:val="WW8Num24z0"/>
    <w:rPr>
      <w:rFonts w:ascii="Symbol" w:hAnsi="Symbol"/>
      <w:sz w:val="18"/>
    </w:rPr>
  </w:style>
  <w:style w:type="character" w:customStyle="1" w:styleId="WW8Num25z0">
    <w:name w:val="WW8Num25z0"/>
    <w:rPr>
      <w:rFonts w:ascii="Symbol" w:hAnsi="Symbol"/>
    </w:rPr>
  </w:style>
  <w:style w:type="character" w:customStyle="1" w:styleId="WW8Num27z0">
    <w:name w:val="WW8Num27z0"/>
    <w:rPr>
      <w:rFonts w:ascii="Symbol" w:hAnsi="Symbol"/>
    </w:rPr>
  </w:style>
  <w:style w:type="character" w:customStyle="1" w:styleId="WW8Num27z1">
    <w:name w:val="WW8Num27z1"/>
    <w:rPr>
      <w:rFonts w:ascii="Wingdings 2" w:hAnsi="Wingdings 2" w:cs="StarSymbol"/>
      <w:sz w:val="18"/>
      <w:szCs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28z0">
    <w:name w:val="WW8Num28z0"/>
    <w:rPr>
      <w:rFonts w:ascii="Times New Roman" w:eastAsia="Times New Roman" w:hAnsi="Times New Roman" w:cs="Times New Roman"/>
    </w:rPr>
  </w:style>
  <w:style w:type="character" w:customStyle="1" w:styleId="WW-Absatz-Standardschriftart1">
    <w:name w:val="WW-Absatz-Standardschriftart1"/>
  </w:style>
  <w:style w:type="character" w:customStyle="1" w:styleId="WW8Num1z0">
    <w:name w:val="WW8Num1z0"/>
    <w:rPr>
      <w:rFonts w:ascii="Symbol" w:hAnsi="Symbol"/>
      <w:sz w:val="18"/>
    </w:rPr>
  </w:style>
  <w:style w:type="character" w:customStyle="1" w:styleId="WW8Num9z0">
    <w:name w:val="WW8Num9z0"/>
    <w:rPr>
      <w:rFonts w:ascii="Times New Roman" w:eastAsia="Times New Roman" w:hAnsi="Times New Roman" w:cs="Times New Roman"/>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9z3">
    <w:name w:val="WW8Num9z3"/>
    <w:rPr>
      <w:rFonts w:ascii="Symbol" w:hAnsi="Symbol"/>
    </w:rPr>
  </w:style>
  <w:style w:type="character" w:customStyle="1" w:styleId="WW8Num26z0">
    <w:name w:val="WW8Num26z0"/>
    <w:rPr>
      <w:rFonts w:ascii="Symbol" w:hAnsi="Symbol"/>
    </w:rPr>
  </w:style>
  <w:style w:type="character" w:customStyle="1" w:styleId="WW8Num28z1">
    <w:name w:val="WW8Num28z1"/>
    <w:rPr>
      <w:rFonts w:ascii="Courier New" w:hAnsi="Courier New"/>
    </w:rPr>
  </w:style>
  <w:style w:type="character" w:customStyle="1" w:styleId="WW8Num28z2">
    <w:name w:val="WW8Num28z2"/>
    <w:rPr>
      <w:rFonts w:ascii="Wingdings" w:hAnsi="Wingdings"/>
    </w:rPr>
  </w:style>
  <w:style w:type="character" w:customStyle="1" w:styleId="WW8Num28z3">
    <w:name w:val="WW8Num28z3"/>
    <w:rPr>
      <w:rFonts w:ascii="Symbol" w:hAnsi="Symbol"/>
    </w:rPr>
  </w:style>
  <w:style w:type="character" w:customStyle="1" w:styleId="WW8Num29z0">
    <w:name w:val="WW8Num29z0"/>
    <w:rPr>
      <w:rFonts w:ascii="Symbol" w:hAnsi="Symbol"/>
      <w:sz w:val="18"/>
    </w:rPr>
  </w:style>
  <w:style w:type="character" w:customStyle="1" w:styleId="WW8Num30z0">
    <w:name w:val="WW8Num30z0"/>
    <w:rPr>
      <w:rFonts w:ascii="Symbol" w:hAnsi="Symbol"/>
    </w:rPr>
  </w:style>
  <w:style w:type="character" w:customStyle="1" w:styleId="WW8Num31z0">
    <w:name w:val="WW8Num31z0"/>
    <w:rPr>
      <w:rFonts w:ascii="Symbol" w:hAnsi="Symbol"/>
      <w:sz w:val="18"/>
    </w:rPr>
  </w:style>
  <w:style w:type="character" w:customStyle="1" w:styleId="Policepardfaut1">
    <w:name w:val="Police par défaut1"/>
  </w:style>
  <w:style w:type="character" w:styleId="Numrodepage">
    <w:name w:val="page number"/>
    <w:basedOn w:val="Policepardfaut1"/>
  </w:style>
  <w:style w:type="character" w:customStyle="1" w:styleId="Puces">
    <w:name w:val="Puces"/>
    <w:rPr>
      <w:rFonts w:ascii="StarSymbol" w:eastAsia="StarSymbol" w:hAnsi="StarSymbol" w:cs="StarSymbol"/>
      <w:sz w:val="18"/>
      <w:szCs w:val="18"/>
    </w:rPr>
  </w:style>
  <w:style w:type="paragraph" w:customStyle="1" w:styleId="Titre10">
    <w:name w:val="Titre1"/>
    <w:basedOn w:val="Normal"/>
    <w:next w:val="Corpsdetexte"/>
    <w:pPr>
      <w:keepNext/>
      <w:spacing w:before="240" w:after="120"/>
    </w:pPr>
    <w:rPr>
      <w:rFonts w:ascii="Verdana" w:eastAsia="Lucida Sans Unicode" w:hAnsi="Verdana" w:cs="Tahoma"/>
      <w:sz w:val="28"/>
      <w:szCs w:val="28"/>
    </w:rPr>
  </w:style>
  <w:style w:type="paragraph" w:styleId="Corpsdetexte">
    <w:name w:val="Body Text"/>
    <w:basedOn w:val="Normal"/>
    <w:rPr>
      <w:b/>
      <w:bCs/>
      <w:sz w:val="22"/>
    </w:rPr>
  </w:style>
  <w:style w:type="paragraph" w:styleId="Liste">
    <w:name w:val="List"/>
    <w:basedOn w:val="Corpsdetexte"/>
    <w:rPr>
      <w:rFonts w:ascii="Verdana" w:hAnsi="Verdana" w:cs="Tahoma"/>
    </w:rPr>
  </w:style>
  <w:style w:type="paragraph" w:customStyle="1" w:styleId="Lgende1">
    <w:name w:val="Légende1"/>
    <w:basedOn w:val="Normal"/>
    <w:pPr>
      <w:suppressLineNumbers/>
      <w:spacing w:before="120" w:after="120"/>
    </w:pPr>
    <w:rPr>
      <w:rFonts w:ascii="Verdana" w:hAnsi="Verdana" w:cs="Tahoma"/>
      <w:i/>
      <w:iCs/>
      <w:sz w:val="20"/>
      <w:szCs w:val="24"/>
    </w:rPr>
  </w:style>
  <w:style w:type="paragraph" w:customStyle="1" w:styleId="Rpertoire">
    <w:name w:val="Répertoire"/>
    <w:basedOn w:val="Normal"/>
    <w:pPr>
      <w:suppressLineNumbers/>
    </w:pPr>
    <w:rPr>
      <w:rFonts w:ascii="Verdana" w:hAnsi="Verdana" w:cs="Tahoma"/>
      <w:sz w:val="20"/>
    </w:rPr>
  </w:style>
  <w:style w:type="paragraph" w:styleId="TM1">
    <w:name w:val="toc 1"/>
    <w:basedOn w:val="Normal"/>
    <w:next w:val="Normal"/>
    <w:uiPriority w:val="39"/>
    <w:qFormat/>
    <w:rsid w:val="00EB3CD1"/>
    <w:pPr>
      <w:spacing w:before="360"/>
    </w:pPr>
    <w:rPr>
      <w:rFonts w:ascii="Cambria" w:hAnsi="Cambria"/>
      <w:b/>
      <w:bCs/>
      <w:caps/>
      <w:szCs w:val="24"/>
    </w:rPr>
  </w:style>
  <w:style w:type="paragraph" w:styleId="TM2">
    <w:name w:val="toc 2"/>
    <w:basedOn w:val="Normal"/>
    <w:next w:val="Normal"/>
    <w:uiPriority w:val="39"/>
    <w:qFormat/>
    <w:rsid w:val="004A18A2"/>
    <w:pPr>
      <w:spacing w:before="240"/>
    </w:pPr>
    <w:rPr>
      <w:rFonts w:ascii="Calibri" w:hAnsi="Calibri"/>
      <w:b/>
      <w:bCs/>
      <w:sz w:val="20"/>
    </w:rPr>
  </w:style>
  <w:style w:type="paragraph" w:customStyle="1" w:styleId="Normal2">
    <w:name w:val="Normal2"/>
    <w:basedOn w:val="Normal"/>
    <w:pPr>
      <w:keepLines/>
      <w:tabs>
        <w:tab w:val="left" w:pos="567"/>
        <w:tab w:val="left" w:pos="851"/>
        <w:tab w:val="left" w:pos="1134"/>
      </w:tabs>
      <w:ind w:left="284" w:firstLine="284"/>
    </w:pPr>
  </w:style>
  <w:style w:type="paragraph" w:customStyle="1" w:styleId="Normal1">
    <w:name w:val="Normal1"/>
    <w:basedOn w:val="Normal"/>
    <w:link w:val="Normal1Car"/>
    <w:pPr>
      <w:keepLines/>
      <w:tabs>
        <w:tab w:val="left" w:pos="284"/>
        <w:tab w:val="left" w:pos="567"/>
        <w:tab w:val="left" w:pos="851"/>
      </w:tabs>
      <w:ind w:firstLine="284"/>
    </w:pPr>
  </w:style>
  <w:style w:type="paragraph" w:customStyle="1" w:styleId="Normal3">
    <w:name w:val="Normal3"/>
    <w:basedOn w:val="Normal"/>
    <w:pPr>
      <w:keepLines/>
      <w:tabs>
        <w:tab w:val="left" w:pos="851"/>
        <w:tab w:val="left" w:pos="1134"/>
        <w:tab w:val="left" w:pos="1418"/>
      </w:tabs>
      <w:ind w:left="567" w:firstLine="284"/>
    </w:pPr>
  </w:style>
  <w:style w:type="paragraph" w:styleId="En-tte">
    <w:name w:val="header"/>
    <w:basedOn w:val="Normal"/>
    <w:link w:val="En-tteCar"/>
    <w:pPr>
      <w:tabs>
        <w:tab w:val="center" w:pos="4536"/>
        <w:tab w:val="right" w:pos="9072"/>
      </w:tabs>
    </w:pPr>
  </w:style>
  <w:style w:type="character" w:customStyle="1" w:styleId="En-tteCar">
    <w:name w:val="En-tête Car"/>
    <w:link w:val="En-tte"/>
    <w:uiPriority w:val="99"/>
    <w:rsid w:val="008244B4"/>
    <w:rPr>
      <w:sz w:val="24"/>
      <w:lang w:eastAsia="ar-SA"/>
    </w:rPr>
  </w:style>
  <w:style w:type="paragraph" w:styleId="Pieddepage">
    <w:name w:val="footer"/>
    <w:basedOn w:val="Normal"/>
    <w:link w:val="PieddepageCar"/>
    <w:uiPriority w:val="99"/>
    <w:pPr>
      <w:tabs>
        <w:tab w:val="center" w:pos="4536"/>
        <w:tab w:val="right" w:pos="9072"/>
      </w:tabs>
    </w:pPr>
  </w:style>
  <w:style w:type="character" w:customStyle="1" w:styleId="PieddepageCar">
    <w:name w:val="Pied de page Car"/>
    <w:link w:val="Pieddepage"/>
    <w:uiPriority w:val="99"/>
    <w:rsid w:val="00504C76"/>
    <w:rPr>
      <w:sz w:val="24"/>
      <w:lang w:eastAsia="ar-SA"/>
    </w:rPr>
  </w:style>
  <w:style w:type="paragraph" w:customStyle="1" w:styleId="Erreur">
    <w:name w:val="Erreur"/>
    <w:basedOn w:val="Normal"/>
    <w:pPr>
      <w:jc w:val="center"/>
    </w:pPr>
    <w:rPr>
      <w:i/>
      <w:sz w:val="20"/>
    </w:rPr>
  </w:style>
  <w:style w:type="paragraph" w:styleId="Titre">
    <w:name w:val="Title"/>
    <w:basedOn w:val="Normal"/>
    <w:next w:val="Sous-titre"/>
    <w:qFormat/>
    <w:pPr>
      <w:jc w:val="center"/>
    </w:pPr>
    <w:rPr>
      <w:b/>
      <w:sz w:val="32"/>
    </w:rPr>
  </w:style>
  <w:style w:type="paragraph" w:styleId="Sous-titre">
    <w:name w:val="Subtitle"/>
    <w:basedOn w:val="Titre10"/>
    <w:next w:val="Corpsdetexte"/>
    <w:qFormat/>
    <w:pPr>
      <w:jc w:val="center"/>
    </w:pPr>
    <w:rPr>
      <w:i/>
      <w:iCs/>
    </w:rPr>
  </w:style>
  <w:style w:type="paragraph" w:styleId="Retraitcorpsdetexte">
    <w:name w:val="Body Text Indent"/>
    <w:basedOn w:val="Normal"/>
    <w:pPr>
      <w:ind w:left="284"/>
    </w:pPr>
  </w:style>
  <w:style w:type="paragraph" w:customStyle="1" w:styleId="Retraitcorpsdetexte21">
    <w:name w:val="Retrait corps de texte 21"/>
    <w:basedOn w:val="Normal"/>
    <w:pPr>
      <w:ind w:left="567"/>
    </w:pPr>
  </w:style>
  <w:style w:type="paragraph" w:styleId="TM3">
    <w:name w:val="toc 3"/>
    <w:basedOn w:val="Rpertoire"/>
    <w:uiPriority w:val="39"/>
    <w:qFormat/>
    <w:rsid w:val="003D0975"/>
    <w:pPr>
      <w:suppressLineNumbers w:val="0"/>
      <w:ind w:left="240"/>
    </w:pPr>
    <w:rPr>
      <w:rFonts w:ascii="Calibri" w:hAnsi="Calibri" w:cs="Times New Roman"/>
    </w:rPr>
  </w:style>
  <w:style w:type="paragraph" w:styleId="TM4">
    <w:name w:val="toc 4"/>
    <w:basedOn w:val="Rpertoire"/>
    <w:pPr>
      <w:suppressLineNumbers w:val="0"/>
      <w:ind w:left="480"/>
    </w:pPr>
    <w:rPr>
      <w:rFonts w:ascii="Calibri" w:hAnsi="Calibri" w:cs="Times New Roman"/>
    </w:rPr>
  </w:style>
  <w:style w:type="paragraph" w:styleId="TM5">
    <w:name w:val="toc 5"/>
    <w:basedOn w:val="Rpertoire"/>
    <w:semiHidden/>
    <w:pPr>
      <w:suppressLineNumbers w:val="0"/>
      <w:ind w:left="720"/>
    </w:pPr>
    <w:rPr>
      <w:rFonts w:ascii="Calibri" w:hAnsi="Calibri" w:cs="Times New Roman"/>
    </w:rPr>
  </w:style>
  <w:style w:type="paragraph" w:styleId="TM6">
    <w:name w:val="toc 6"/>
    <w:basedOn w:val="Rpertoire"/>
    <w:semiHidden/>
    <w:pPr>
      <w:suppressLineNumbers w:val="0"/>
      <w:ind w:left="960"/>
    </w:pPr>
    <w:rPr>
      <w:rFonts w:ascii="Calibri" w:hAnsi="Calibri" w:cs="Times New Roman"/>
    </w:rPr>
  </w:style>
  <w:style w:type="paragraph" w:styleId="TM7">
    <w:name w:val="toc 7"/>
    <w:basedOn w:val="Rpertoire"/>
    <w:semiHidden/>
    <w:pPr>
      <w:suppressLineNumbers w:val="0"/>
      <w:ind w:left="1200"/>
    </w:pPr>
    <w:rPr>
      <w:rFonts w:ascii="Calibri" w:hAnsi="Calibri" w:cs="Times New Roman"/>
    </w:rPr>
  </w:style>
  <w:style w:type="paragraph" w:styleId="TM8">
    <w:name w:val="toc 8"/>
    <w:basedOn w:val="Rpertoire"/>
    <w:semiHidden/>
    <w:pPr>
      <w:suppressLineNumbers w:val="0"/>
      <w:ind w:left="1440"/>
    </w:pPr>
    <w:rPr>
      <w:rFonts w:ascii="Calibri" w:hAnsi="Calibri" w:cs="Times New Roman"/>
    </w:rPr>
  </w:style>
  <w:style w:type="paragraph" w:styleId="TM9">
    <w:name w:val="toc 9"/>
    <w:basedOn w:val="Rpertoire"/>
    <w:semiHidden/>
    <w:pPr>
      <w:suppressLineNumbers w:val="0"/>
      <w:ind w:left="1680"/>
    </w:pPr>
    <w:rPr>
      <w:rFonts w:ascii="Calibri" w:hAnsi="Calibri" w:cs="Times New Roman"/>
    </w:rPr>
  </w:style>
  <w:style w:type="paragraph" w:customStyle="1" w:styleId="Tabledesmatiresniveau10">
    <w:name w:val="Table des matières niveau 10"/>
    <w:basedOn w:val="Rpertoire"/>
    <w:pPr>
      <w:tabs>
        <w:tab w:val="right" w:leader="dot" w:pos="9637"/>
      </w:tabs>
      <w:ind w:left="2547"/>
    </w:p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i/>
      <w:iCs/>
    </w:rPr>
  </w:style>
  <w:style w:type="paragraph" w:customStyle="1" w:styleId="Contenuducadre">
    <w:name w:val="Contenu du cadre"/>
    <w:basedOn w:val="Corpsdetexte"/>
  </w:style>
  <w:style w:type="paragraph" w:customStyle="1" w:styleId="normal20">
    <w:name w:val="normal2"/>
    <w:basedOn w:val="Normal"/>
    <w:rsid w:val="008921D7"/>
    <w:pPr>
      <w:spacing w:before="100" w:beforeAutospacing="1" w:after="100" w:afterAutospacing="1"/>
    </w:pPr>
    <w:rPr>
      <w:szCs w:val="24"/>
      <w:lang w:eastAsia="fr-FR"/>
    </w:rPr>
  </w:style>
  <w:style w:type="paragraph" w:customStyle="1" w:styleId="normal30">
    <w:name w:val="normal3"/>
    <w:basedOn w:val="Normal"/>
    <w:rsid w:val="008921D7"/>
    <w:pPr>
      <w:spacing w:before="100" w:beforeAutospacing="1" w:after="100" w:afterAutospacing="1"/>
    </w:pPr>
    <w:rPr>
      <w:szCs w:val="24"/>
      <w:lang w:eastAsia="fr-FR"/>
    </w:rPr>
  </w:style>
  <w:style w:type="paragraph" w:styleId="Textedebulles">
    <w:name w:val="Balloon Text"/>
    <w:basedOn w:val="Normal"/>
    <w:rsid w:val="00863C68"/>
    <w:rPr>
      <w:rFonts w:ascii="Tahoma" w:hAnsi="Tahoma" w:cs="Tahoma"/>
      <w:sz w:val="16"/>
      <w:szCs w:val="16"/>
    </w:rPr>
  </w:style>
  <w:style w:type="paragraph" w:customStyle="1" w:styleId="Style1">
    <w:name w:val="Style1"/>
    <w:basedOn w:val="Titre4"/>
    <w:rsid w:val="00BF33B8"/>
    <w:pPr>
      <w:ind w:left="1134"/>
      <w:jc w:val="left"/>
    </w:pPr>
    <w:rPr>
      <w:b w:val="0"/>
      <w:i/>
      <w:iCs/>
      <w:sz w:val="24"/>
      <w:szCs w:val="24"/>
    </w:rPr>
  </w:style>
  <w:style w:type="paragraph" w:customStyle="1" w:styleId="paragraphe">
    <w:name w:val="paragraphe"/>
    <w:basedOn w:val="Normal"/>
    <w:next w:val="Normal"/>
    <w:autoRedefine/>
    <w:rsid w:val="00023DF9"/>
    <w:pPr>
      <w:autoSpaceDN w:val="0"/>
      <w:adjustRightInd w:val="0"/>
      <w:ind w:left="709"/>
    </w:pPr>
    <w:rPr>
      <w:rFonts w:ascii="Arial" w:hAnsi="Arial"/>
      <w:sz w:val="20"/>
      <w:lang w:eastAsia="fr-FR"/>
    </w:rPr>
  </w:style>
  <w:style w:type="paragraph" w:styleId="Normalcentr">
    <w:name w:val="Block Text"/>
    <w:basedOn w:val="Normal"/>
    <w:rsid w:val="00365196"/>
    <w:pPr>
      <w:autoSpaceDN w:val="0"/>
      <w:adjustRightInd w:val="0"/>
      <w:ind w:left="1418" w:right="-1"/>
    </w:pPr>
    <w:rPr>
      <w:rFonts w:ascii="Arial" w:hAnsi="Arial"/>
      <w:sz w:val="20"/>
      <w:lang w:eastAsia="fr-FR"/>
    </w:rPr>
  </w:style>
  <w:style w:type="paragraph" w:styleId="Retraitnormal">
    <w:name w:val="Normal Indent"/>
    <w:basedOn w:val="Normal"/>
    <w:rsid w:val="00E83EA4"/>
    <w:pPr>
      <w:autoSpaceDN w:val="0"/>
      <w:adjustRightInd w:val="0"/>
      <w:ind w:left="708"/>
    </w:pPr>
    <w:rPr>
      <w:lang w:eastAsia="fr-FR"/>
    </w:rPr>
  </w:style>
  <w:style w:type="table" w:styleId="Grilledutableau">
    <w:name w:val="Table Grid"/>
    <w:basedOn w:val="TableauNormal"/>
    <w:uiPriority w:val="59"/>
    <w:rsid w:val="00BC257D"/>
    <w:pPr>
      <w:suppressAutoHyphens/>
      <w:overflowPunct w:val="0"/>
      <w:autoSpaceDE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2">
    <w:name w:val="Body Text 2"/>
    <w:basedOn w:val="Normal"/>
    <w:rsid w:val="00070EC4"/>
    <w:pPr>
      <w:spacing w:after="120" w:line="480" w:lineRule="auto"/>
    </w:pPr>
  </w:style>
  <w:style w:type="paragraph" w:styleId="Index1">
    <w:name w:val="index 1"/>
    <w:basedOn w:val="Normal"/>
    <w:next w:val="Normal"/>
    <w:autoRedefine/>
    <w:rsid w:val="00070EC4"/>
    <w:pPr>
      <w:ind w:left="240" w:hanging="240"/>
    </w:pPr>
  </w:style>
  <w:style w:type="paragraph" w:styleId="Titreindex">
    <w:name w:val="index heading"/>
    <w:basedOn w:val="Normal"/>
    <w:next w:val="Index1"/>
    <w:semiHidden/>
    <w:rsid w:val="00070EC4"/>
    <w:rPr>
      <w:szCs w:val="24"/>
      <w:lang w:eastAsia="fr-FR"/>
    </w:rPr>
  </w:style>
  <w:style w:type="paragraph" w:customStyle="1" w:styleId="Tir">
    <w:name w:val="Tiré"/>
    <w:basedOn w:val="Normal"/>
    <w:rsid w:val="00AE7E96"/>
    <w:pPr>
      <w:numPr>
        <w:numId w:val="1"/>
      </w:numPr>
    </w:pPr>
    <w:rPr>
      <w:szCs w:val="24"/>
      <w:lang w:eastAsia="fr-FR"/>
    </w:rPr>
  </w:style>
  <w:style w:type="paragraph" w:customStyle="1" w:styleId="Style14ptOmbreCentrHautOmbreSimpleAutomatique15">
    <w:name w:val="Style 14 pt Ombre Centré Haut: (Ombrée Simple Automatique  15..."/>
    <w:basedOn w:val="Titre20"/>
    <w:rsid w:val="00630293"/>
    <w:pPr>
      <w:pBdr>
        <w:top w:val="single" w:sz="12" w:space="20" w:color="auto" w:shadow="1"/>
        <w:left w:val="single" w:sz="12" w:space="4" w:color="auto" w:shadow="1"/>
        <w:bottom w:val="single" w:sz="12" w:space="20" w:color="auto" w:shadow="1"/>
        <w:right w:val="single" w:sz="12" w:space="4" w:color="auto" w:shadow="1"/>
      </w:pBdr>
      <w:jc w:val="center"/>
    </w:pPr>
    <w:rPr>
      <w:sz w:val="28"/>
    </w:rPr>
  </w:style>
  <w:style w:type="character" w:styleId="lev">
    <w:name w:val="Strong"/>
    <w:uiPriority w:val="22"/>
    <w:qFormat/>
    <w:rsid w:val="0063169D"/>
    <w:rPr>
      <w:b/>
      <w:bCs/>
    </w:rPr>
  </w:style>
  <w:style w:type="paragraph" w:customStyle="1" w:styleId="Paragraphe0">
    <w:name w:val="Paragraphe"/>
    <w:basedOn w:val="Normal"/>
    <w:rsid w:val="006307D6"/>
    <w:pPr>
      <w:spacing w:after="120"/>
      <w:ind w:firstLine="992"/>
    </w:pPr>
    <w:rPr>
      <w:szCs w:val="24"/>
      <w:lang w:eastAsia="fr-FR"/>
    </w:rPr>
  </w:style>
  <w:style w:type="character" w:styleId="Lienhypertexte">
    <w:name w:val="Hyperlink"/>
    <w:uiPriority w:val="99"/>
    <w:rsid w:val="006F1BAA"/>
    <w:rPr>
      <w:color w:val="0000FF"/>
      <w:u w:val="single"/>
    </w:rPr>
  </w:style>
  <w:style w:type="paragraph" w:styleId="NormalWeb">
    <w:name w:val="Normal (Web)"/>
    <w:basedOn w:val="Normal"/>
    <w:uiPriority w:val="99"/>
    <w:rsid w:val="002043BF"/>
    <w:pPr>
      <w:spacing w:before="100" w:beforeAutospacing="1" w:after="100" w:afterAutospacing="1"/>
    </w:pPr>
    <w:rPr>
      <w:szCs w:val="24"/>
      <w:lang w:eastAsia="fr-FR"/>
    </w:rPr>
  </w:style>
  <w:style w:type="character" w:styleId="Accentuation">
    <w:name w:val="Emphasis"/>
    <w:qFormat/>
    <w:rsid w:val="00A6763E"/>
    <w:rPr>
      <w:i/>
      <w:iCs/>
    </w:rPr>
  </w:style>
  <w:style w:type="paragraph" w:styleId="Notedebasdepage">
    <w:name w:val="footnote text"/>
    <w:basedOn w:val="Normal"/>
    <w:link w:val="NotedebasdepageCar"/>
    <w:rsid w:val="007D6F42"/>
    <w:pPr>
      <w:spacing w:after="60"/>
    </w:pPr>
    <w:rPr>
      <w:sz w:val="18"/>
      <w:szCs w:val="22"/>
    </w:rPr>
  </w:style>
  <w:style w:type="character" w:styleId="Appelnotedebasdep">
    <w:name w:val="footnote reference"/>
    <w:semiHidden/>
    <w:rsid w:val="003C01F7"/>
    <w:rPr>
      <w:vertAlign w:val="superscript"/>
    </w:rPr>
  </w:style>
  <w:style w:type="paragraph" w:customStyle="1" w:styleId="StyleTitre14ptGaucheAvant0ptAprs0pt">
    <w:name w:val="Style Titre + 14 pt Gauche Avant : 0 pt Après : 0 pt"/>
    <w:basedOn w:val="Titre"/>
    <w:rsid w:val="00F33FBF"/>
    <w:pPr>
      <w:spacing w:after="60"/>
      <w:jc w:val="left"/>
    </w:pPr>
    <w:rPr>
      <w:rFonts w:ascii="Times New Roman Gras" w:hAnsi="Times New Roman Gras"/>
      <w:b w:val="0"/>
      <w:bCs/>
      <w:kern w:val="1"/>
      <w:sz w:val="24"/>
      <w:szCs w:val="24"/>
    </w:rPr>
  </w:style>
  <w:style w:type="paragraph" w:styleId="Commentaire">
    <w:name w:val="annotation text"/>
    <w:basedOn w:val="Normal"/>
    <w:link w:val="CommentaireCar"/>
    <w:uiPriority w:val="99"/>
    <w:rsid w:val="00885060"/>
    <w:rPr>
      <w:sz w:val="20"/>
      <w:lang w:eastAsia="fr-FR"/>
    </w:rPr>
  </w:style>
  <w:style w:type="paragraph" w:customStyle="1" w:styleId="StyleTitre312ptItaliqueBleuSoulignement">
    <w:name w:val="Style Titre 3 + 12 pt Italique Bleu Soulignement"/>
    <w:basedOn w:val="Titre3"/>
    <w:rsid w:val="00F91B29"/>
    <w:rPr>
      <w:i/>
      <w:iCs/>
      <w:color w:val="0000FF"/>
      <w:szCs w:val="22"/>
      <w:lang w:eastAsia="fr-FR"/>
    </w:rPr>
  </w:style>
  <w:style w:type="paragraph" w:customStyle="1" w:styleId="Default">
    <w:name w:val="Default"/>
    <w:rsid w:val="00057047"/>
    <w:pPr>
      <w:autoSpaceDE w:val="0"/>
      <w:autoSpaceDN w:val="0"/>
      <w:adjustRightInd w:val="0"/>
    </w:pPr>
    <w:rPr>
      <w:rFonts w:ascii="Arial" w:hAnsi="Arial"/>
      <w:color w:val="000000"/>
      <w:sz w:val="24"/>
      <w:szCs w:val="24"/>
    </w:rPr>
  </w:style>
  <w:style w:type="paragraph" w:customStyle="1" w:styleId="rtejustify1">
    <w:name w:val="rtejustify1"/>
    <w:basedOn w:val="Normal"/>
    <w:rsid w:val="0095418D"/>
    <w:rPr>
      <w:szCs w:val="24"/>
      <w:lang w:eastAsia="fr-FR"/>
    </w:rPr>
  </w:style>
  <w:style w:type="paragraph" w:styleId="Paragraphedeliste">
    <w:name w:val="List Paragraph"/>
    <w:aliases w:val="Tab n1,Paragraphe de liste1,Tab 1,Liste à puces Rennes,Puce focus,Contact,calia titre 3,Liste à puce - SC,R1,Conclu,puce2,Listes,lp1,Paragraphe 3,Liste1,Puce 1"/>
    <w:basedOn w:val="Normal"/>
    <w:link w:val="ParagraphedelisteCar"/>
    <w:uiPriority w:val="34"/>
    <w:qFormat/>
    <w:rsid w:val="00C73C65"/>
    <w:pPr>
      <w:ind w:left="708"/>
    </w:pPr>
  </w:style>
  <w:style w:type="paragraph" w:styleId="TitreTR">
    <w:name w:val="toa heading"/>
    <w:basedOn w:val="Normal"/>
    <w:next w:val="Normal"/>
    <w:rsid w:val="0095112F"/>
    <w:pPr>
      <w:spacing w:before="120"/>
    </w:pPr>
    <w:rPr>
      <w:rFonts w:ascii="Cambria" w:hAnsi="Cambria"/>
      <w:b/>
      <w:bCs/>
      <w:szCs w:val="24"/>
    </w:rPr>
  </w:style>
  <w:style w:type="paragraph" w:styleId="Index2">
    <w:name w:val="index 2"/>
    <w:basedOn w:val="Normal"/>
    <w:next w:val="Normal"/>
    <w:autoRedefine/>
    <w:rsid w:val="0095112F"/>
    <w:pPr>
      <w:ind w:left="480" w:hanging="240"/>
    </w:pPr>
  </w:style>
  <w:style w:type="paragraph" w:customStyle="1" w:styleId="Page">
    <w:name w:val="Page"/>
    <w:basedOn w:val="Normal"/>
    <w:rsid w:val="00E915A7"/>
    <w:pPr>
      <w:jc w:val="right"/>
    </w:pPr>
    <w:rPr>
      <w:sz w:val="16"/>
      <w:szCs w:val="22"/>
    </w:rPr>
  </w:style>
  <w:style w:type="character" w:customStyle="1" w:styleId="WW8Num3z1">
    <w:name w:val="WW8Num3z1"/>
    <w:rsid w:val="00E75031"/>
    <w:rPr>
      <w:rFonts w:ascii="Courier New" w:hAnsi="Courier New" w:cs="Courier New"/>
    </w:rPr>
  </w:style>
  <w:style w:type="character" w:customStyle="1" w:styleId="WW8Num3z2">
    <w:name w:val="WW8Num3z2"/>
    <w:rsid w:val="00E75031"/>
    <w:rPr>
      <w:rFonts w:ascii="Wingdings" w:hAnsi="Wingdings"/>
    </w:rPr>
  </w:style>
  <w:style w:type="character" w:customStyle="1" w:styleId="WW8Num3z3">
    <w:name w:val="WW8Num3z3"/>
    <w:rsid w:val="00E75031"/>
    <w:rPr>
      <w:rFonts w:ascii="Symbol" w:hAnsi="Symbol"/>
    </w:rPr>
  </w:style>
  <w:style w:type="character" w:customStyle="1" w:styleId="WW8Num4z1">
    <w:name w:val="WW8Num4z1"/>
    <w:rsid w:val="00E75031"/>
    <w:rPr>
      <w:rFonts w:ascii="Courier New" w:hAnsi="Courier New" w:cs="Courier New"/>
    </w:rPr>
  </w:style>
  <w:style w:type="character" w:customStyle="1" w:styleId="WW8Num4z2">
    <w:name w:val="WW8Num4z2"/>
    <w:rsid w:val="00E75031"/>
    <w:rPr>
      <w:rFonts w:ascii="Wingdings" w:hAnsi="Wingdings"/>
    </w:rPr>
  </w:style>
  <w:style w:type="character" w:customStyle="1" w:styleId="WW8Num4z3">
    <w:name w:val="WW8Num4z3"/>
    <w:rsid w:val="00E75031"/>
    <w:rPr>
      <w:rFonts w:ascii="Symbol" w:hAnsi="Symbol"/>
    </w:rPr>
  </w:style>
  <w:style w:type="character" w:customStyle="1" w:styleId="WW8Num7z1">
    <w:name w:val="WW8Num7z1"/>
    <w:rsid w:val="00E75031"/>
    <w:rPr>
      <w:rFonts w:ascii="Courier New" w:hAnsi="Courier New" w:cs="Courier New"/>
    </w:rPr>
  </w:style>
  <w:style w:type="character" w:customStyle="1" w:styleId="WW8Num7z2">
    <w:name w:val="WW8Num7z2"/>
    <w:rsid w:val="00E75031"/>
    <w:rPr>
      <w:rFonts w:ascii="Wingdings" w:hAnsi="Wingdings"/>
    </w:rPr>
  </w:style>
  <w:style w:type="character" w:customStyle="1" w:styleId="WW8Num7z3">
    <w:name w:val="WW8Num7z3"/>
    <w:rsid w:val="00E75031"/>
    <w:rPr>
      <w:rFonts w:ascii="Symbol" w:hAnsi="Symbol"/>
    </w:rPr>
  </w:style>
  <w:style w:type="character" w:customStyle="1" w:styleId="WW8Num10z1">
    <w:name w:val="WW8Num10z1"/>
    <w:rsid w:val="00E75031"/>
    <w:rPr>
      <w:rFonts w:ascii="Courier New" w:hAnsi="Courier New" w:cs="Courier New"/>
    </w:rPr>
  </w:style>
  <w:style w:type="character" w:customStyle="1" w:styleId="WW8Num10z2">
    <w:name w:val="WW8Num10z2"/>
    <w:rsid w:val="00E75031"/>
    <w:rPr>
      <w:rFonts w:ascii="Wingdings" w:hAnsi="Wingdings"/>
    </w:rPr>
  </w:style>
  <w:style w:type="character" w:customStyle="1" w:styleId="WW8Num10z3">
    <w:name w:val="WW8Num10z3"/>
    <w:rsid w:val="00E75031"/>
    <w:rPr>
      <w:rFonts w:ascii="Symbol" w:hAnsi="Symbol"/>
    </w:rPr>
  </w:style>
  <w:style w:type="character" w:customStyle="1" w:styleId="WW8NumSt10z0">
    <w:name w:val="WW8NumSt10z0"/>
    <w:rsid w:val="00E75031"/>
    <w:rPr>
      <w:rFonts w:ascii="Times New Roman" w:hAnsi="Times New Roman"/>
    </w:rPr>
  </w:style>
  <w:style w:type="character" w:customStyle="1" w:styleId="Caractresdenotedefin">
    <w:name w:val="Caractères de note de fin"/>
    <w:rsid w:val="00E75031"/>
    <w:rPr>
      <w:vertAlign w:val="superscript"/>
    </w:rPr>
  </w:style>
  <w:style w:type="character" w:customStyle="1" w:styleId="Caractresdenotedebasdepage">
    <w:name w:val="Caractères de note de bas de page"/>
    <w:rsid w:val="00E75031"/>
    <w:rPr>
      <w:position w:val="6"/>
      <w:sz w:val="16"/>
    </w:rPr>
  </w:style>
  <w:style w:type="character" w:customStyle="1" w:styleId="texteel">
    <w:name w:val="texteel"/>
    <w:basedOn w:val="Policepardfaut1"/>
    <w:rsid w:val="00E75031"/>
  </w:style>
  <w:style w:type="character" w:customStyle="1" w:styleId="textegras">
    <w:name w:val="textegras"/>
    <w:basedOn w:val="Policepardfaut1"/>
    <w:rsid w:val="00E75031"/>
  </w:style>
  <w:style w:type="paragraph" w:customStyle="1" w:styleId="Index">
    <w:name w:val="Index"/>
    <w:basedOn w:val="Normal"/>
    <w:rsid w:val="00E75031"/>
    <w:pPr>
      <w:suppressLineNumbers/>
      <w:spacing w:after="60"/>
    </w:pPr>
    <w:rPr>
      <w:rFonts w:cs="Mangal"/>
      <w:sz w:val="22"/>
      <w:szCs w:val="22"/>
    </w:rPr>
  </w:style>
  <w:style w:type="paragraph" w:customStyle="1" w:styleId="tablo">
    <w:name w:val="tablo"/>
    <w:basedOn w:val="Normal"/>
    <w:rsid w:val="00E75031"/>
    <w:rPr>
      <w:sz w:val="20"/>
      <w:szCs w:val="22"/>
    </w:rPr>
  </w:style>
  <w:style w:type="paragraph" w:customStyle="1" w:styleId="attasignatu">
    <w:name w:val="atta_signatu"/>
    <w:basedOn w:val="Normal"/>
    <w:rsid w:val="00E75031"/>
    <w:pPr>
      <w:keepLines/>
      <w:ind w:left="1701"/>
      <w:jc w:val="center"/>
    </w:pPr>
    <w:rPr>
      <w:sz w:val="18"/>
      <w:szCs w:val="22"/>
    </w:rPr>
  </w:style>
  <w:style w:type="paragraph" w:customStyle="1" w:styleId="annexe">
    <w:name w:val="annexe"/>
    <w:basedOn w:val="Normal"/>
    <w:next w:val="Sous-titre"/>
    <w:rsid w:val="00E75031"/>
    <w:pPr>
      <w:spacing w:before="240" w:after="360" w:line="480" w:lineRule="exact"/>
      <w:jc w:val="center"/>
    </w:pPr>
    <w:rPr>
      <w:b/>
      <w:caps/>
      <w:sz w:val="22"/>
      <w:szCs w:val="22"/>
    </w:rPr>
  </w:style>
  <w:style w:type="paragraph" w:customStyle="1" w:styleId="cach">
    <w:name w:val="caché"/>
    <w:basedOn w:val="Normal"/>
    <w:rsid w:val="00E75031"/>
    <w:pPr>
      <w:keepNext/>
      <w:tabs>
        <w:tab w:val="left" w:pos="1135"/>
        <w:tab w:val="left" w:pos="6804"/>
        <w:tab w:val="left" w:pos="9639"/>
      </w:tabs>
      <w:spacing w:after="60"/>
    </w:pPr>
    <w:rPr>
      <w:i/>
      <w:vanish/>
      <w:color w:val="0000FF"/>
      <w:sz w:val="22"/>
      <w:szCs w:val="22"/>
    </w:rPr>
  </w:style>
  <w:style w:type="paragraph" w:customStyle="1" w:styleId="Suscription">
    <w:name w:val="Suscription"/>
    <w:basedOn w:val="Normal"/>
    <w:rsid w:val="00E75031"/>
    <w:rPr>
      <w:sz w:val="22"/>
      <w:szCs w:val="22"/>
    </w:rPr>
  </w:style>
  <w:style w:type="paragraph" w:styleId="Notedefin">
    <w:name w:val="endnote text"/>
    <w:basedOn w:val="Normal"/>
    <w:link w:val="NotedefinCar"/>
    <w:rsid w:val="00E75031"/>
    <w:rPr>
      <w:sz w:val="16"/>
      <w:szCs w:val="22"/>
    </w:rPr>
  </w:style>
  <w:style w:type="character" w:customStyle="1" w:styleId="NotedefinCar">
    <w:name w:val="Note de fin Car"/>
    <w:link w:val="Notedefin"/>
    <w:rsid w:val="00E75031"/>
    <w:rPr>
      <w:sz w:val="16"/>
      <w:szCs w:val="22"/>
      <w:lang w:eastAsia="ar-SA"/>
    </w:rPr>
  </w:style>
  <w:style w:type="paragraph" w:customStyle="1" w:styleId="Copie">
    <w:name w:val="Copie"/>
    <w:basedOn w:val="Normal"/>
    <w:rsid w:val="00E75031"/>
    <w:pPr>
      <w:spacing w:after="60"/>
      <w:ind w:left="57"/>
    </w:pPr>
    <w:rPr>
      <w:sz w:val="18"/>
      <w:szCs w:val="22"/>
    </w:rPr>
  </w:style>
  <w:style w:type="paragraph" w:styleId="Adressedestinataire">
    <w:name w:val="envelope address"/>
    <w:basedOn w:val="Normal"/>
    <w:rsid w:val="00E75031"/>
    <w:pPr>
      <w:spacing w:before="120" w:after="60"/>
      <w:ind w:left="57"/>
    </w:pPr>
    <w:rPr>
      <w:sz w:val="18"/>
      <w:szCs w:val="22"/>
    </w:rPr>
  </w:style>
  <w:style w:type="paragraph" w:customStyle="1" w:styleId="Emetteur">
    <w:name w:val="Emetteur"/>
    <w:basedOn w:val="Normal"/>
    <w:rsid w:val="00E75031"/>
    <w:pPr>
      <w:spacing w:after="240"/>
      <w:ind w:left="142"/>
    </w:pPr>
    <w:rPr>
      <w:sz w:val="16"/>
      <w:szCs w:val="22"/>
    </w:rPr>
  </w:style>
  <w:style w:type="paragraph" w:customStyle="1" w:styleId="Chapitre">
    <w:name w:val="Chapitre"/>
    <w:basedOn w:val="Normal"/>
    <w:next w:val="Corpsdetexte"/>
    <w:rsid w:val="00E75031"/>
    <w:pPr>
      <w:keepNext/>
      <w:spacing w:before="240" w:after="360" w:line="480" w:lineRule="exact"/>
      <w:ind w:right="-1"/>
      <w:jc w:val="center"/>
    </w:pPr>
    <w:rPr>
      <w:b/>
      <w:caps/>
      <w:sz w:val="22"/>
      <w:szCs w:val="22"/>
    </w:rPr>
  </w:style>
  <w:style w:type="paragraph" w:styleId="Index3">
    <w:name w:val="index 3"/>
    <w:basedOn w:val="Normal"/>
    <w:next w:val="Normal"/>
    <w:rsid w:val="00E75031"/>
    <w:pPr>
      <w:ind w:left="600" w:hanging="200"/>
    </w:pPr>
    <w:rPr>
      <w:sz w:val="22"/>
      <w:szCs w:val="22"/>
    </w:rPr>
  </w:style>
  <w:style w:type="paragraph" w:customStyle="1" w:styleId="Liste21">
    <w:name w:val="Liste 21"/>
    <w:basedOn w:val="Normal"/>
    <w:rsid w:val="00E75031"/>
    <w:pPr>
      <w:keepNext/>
      <w:spacing w:after="60"/>
      <w:ind w:left="568" w:hanging="284"/>
    </w:pPr>
    <w:rPr>
      <w:sz w:val="22"/>
      <w:szCs w:val="22"/>
    </w:rPr>
  </w:style>
  <w:style w:type="paragraph" w:customStyle="1" w:styleId="Liste31">
    <w:name w:val="Liste 31"/>
    <w:basedOn w:val="Normal"/>
    <w:rsid w:val="00E75031"/>
    <w:pPr>
      <w:spacing w:after="60"/>
      <w:ind w:left="851" w:hanging="284"/>
    </w:pPr>
    <w:rPr>
      <w:sz w:val="22"/>
      <w:szCs w:val="22"/>
    </w:rPr>
  </w:style>
  <w:style w:type="paragraph" w:customStyle="1" w:styleId="Listenumros1">
    <w:name w:val="Liste à numéros1"/>
    <w:basedOn w:val="Normal"/>
    <w:rsid w:val="00E75031"/>
    <w:pPr>
      <w:tabs>
        <w:tab w:val="num" w:pos="0"/>
      </w:tabs>
      <w:spacing w:after="120"/>
      <w:ind w:left="567" w:hanging="567"/>
    </w:pPr>
    <w:rPr>
      <w:sz w:val="22"/>
      <w:szCs w:val="22"/>
    </w:rPr>
  </w:style>
  <w:style w:type="paragraph" w:customStyle="1" w:styleId="Listenumros21">
    <w:name w:val="Liste à numéros 21"/>
    <w:basedOn w:val="Normal"/>
    <w:rsid w:val="00E75031"/>
    <w:pPr>
      <w:tabs>
        <w:tab w:val="num" w:pos="0"/>
      </w:tabs>
      <w:spacing w:after="120"/>
      <w:ind w:left="1134" w:hanging="567"/>
    </w:pPr>
    <w:rPr>
      <w:sz w:val="22"/>
      <w:szCs w:val="22"/>
    </w:rPr>
  </w:style>
  <w:style w:type="paragraph" w:customStyle="1" w:styleId="Listenumros31">
    <w:name w:val="Liste à numéros 31"/>
    <w:basedOn w:val="Normal"/>
    <w:rsid w:val="00E75031"/>
    <w:pPr>
      <w:tabs>
        <w:tab w:val="num" w:pos="360"/>
      </w:tabs>
      <w:spacing w:after="120"/>
      <w:ind w:left="357" w:hanging="357"/>
    </w:pPr>
    <w:rPr>
      <w:sz w:val="22"/>
      <w:szCs w:val="22"/>
    </w:rPr>
  </w:style>
  <w:style w:type="paragraph" w:customStyle="1" w:styleId="Listepuces1">
    <w:name w:val="Liste à puces1"/>
    <w:basedOn w:val="Normal"/>
    <w:rsid w:val="00E75031"/>
    <w:pPr>
      <w:tabs>
        <w:tab w:val="num" w:pos="0"/>
      </w:tabs>
      <w:spacing w:after="60"/>
      <w:ind w:left="284" w:hanging="284"/>
    </w:pPr>
    <w:rPr>
      <w:sz w:val="22"/>
      <w:szCs w:val="22"/>
    </w:rPr>
  </w:style>
  <w:style w:type="paragraph" w:customStyle="1" w:styleId="Listepuces21">
    <w:name w:val="Liste à puces 21"/>
    <w:basedOn w:val="Normal"/>
    <w:rsid w:val="00E75031"/>
    <w:pPr>
      <w:tabs>
        <w:tab w:val="num" w:pos="283"/>
      </w:tabs>
      <w:spacing w:after="60"/>
      <w:ind w:left="851" w:hanging="284"/>
    </w:pPr>
    <w:rPr>
      <w:sz w:val="22"/>
      <w:szCs w:val="22"/>
    </w:rPr>
  </w:style>
  <w:style w:type="paragraph" w:customStyle="1" w:styleId="Listepuces31">
    <w:name w:val="Liste à puces 31"/>
    <w:basedOn w:val="Normal"/>
    <w:rsid w:val="00E75031"/>
    <w:pPr>
      <w:tabs>
        <w:tab w:val="num" w:pos="283"/>
      </w:tabs>
      <w:spacing w:after="60"/>
      <w:ind w:left="1134" w:hanging="284"/>
    </w:pPr>
    <w:rPr>
      <w:sz w:val="22"/>
      <w:szCs w:val="22"/>
    </w:rPr>
  </w:style>
  <w:style w:type="paragraph" w:customStyle="1" w:styleId="Listecontinue1">
    <w:name w:val="Liste continue1"/>
    <w:basedOn w:val="Normal"/>
    <w:rsid w:val="00E75031"/>
    <w:pPr>
      <w:keepLines/>
      <w:spacing w:after="60"/>
      <w:ind w:left="284"/>
    </w:pPr>
    <w:rPr>
      <w:sz w:val="22"/>
      <w:szCs w:val="22"/>
    </w:rPr>
  </w:style>
  <w:style w:type="paragraph" w:customStyle="1" w:styleId="Listecontinue21">
    <w:name w:val="Liste continue 21"/>
    <w:basedOn w:val="Normal"/>
    <w:rsid w:val="00E75031"/>
    <w:pPr>
      <w:keepLines/>
      <w:spacing w:after="60"/>
      <w:ind w:left="851"/>
    </w:pPr>
    <w:rPr>
      <w:sz w:val="22"/>
      <w:szCs w:val="22"/>
    </w:rPr>
  </w:style>
  <w:style w:type="paragraph" w:customStyle="1" w:styleId="Listecontinue31">
    <w:name w:val="Liste continue 31"/>
    <w:basedOn w:val="Normal"/>
    <w:rsid w:val="00E75031"/>
    <w:pPr>
      <w:keepLines/>
      <w:spacing w:after="60"/>
      <w:ind w:left="1701" w:hanging="1701"/>
    </w:pPr>
    <w:rPr>
      <w:sz w:val="22"/>
      <w:szCs w:val="22"/>
    </w:rPr>
  </w:style>
  <w:style w:type="paragraph" w:customStyle="1" w:styleId="Tabledesillustrations1">
    <w:name w:val="Table des illustrations1"/>
    <w:basedOn w:val="Normal"/>
    <w:next w:val="Normal"/>
    <w:rsid w:val="00E75031"/>
    <w:pPr>
      <w:ind w:left="400" w:hanging="400"/>
    </w:pPr>
    <w:rPr>
      <w:sz w:val="22"/>
      <w:szCs w:val="22"/>
    </w:rPr>
  </w:style>
  <w:style w:type="paragraph" w:customStyle="1" w:styleId="StyleTitre1JustifiGauche0cmSuspendu076cmDroit">
    <w:name w:val="Style Titre 1 + Justifié Gauche :  0 cm Suspendu : 076 cm Droit..."/>
    <w:basedOn w:val="Titre1"/>
    <w:rsid w:val="00E75031"/>
    <w:pPr>
      <w:keepNext w:val="0"/>
      <w:numPr>
        <w:numId w:val="0"/>
      </w:numPr>
      <w:tabs>
        <w:tab w:val="num" w:pos="432"/>
      </w:tabs>
      <w:spacing w:after="120"/>
      <w:ind w:right="52"/>
    </w:pPr>
    <w:rPr>
      <w:rFonts w:ascii="Times New Roman Gras" w:hAnsi="Times New Roman Gras"/>
      <w:bCs/>
      <w:sz w:val="26"/>
    </w:rPr>
  </w:style>
  <w:style w:type="paragraph" w:styleId="Sansinterligne">
    <w:name w:val="No Spacing"/>
    <w:qFormat/>
    <w:rsid w:val="00E75031"/>
    <w:pPr>
      <w:suppressAutoHyphens/>
      <w:jc w:val="both"/>
    </w:pPr>
    <w:rPr>
      <w:rFonts w:eastAsia="Calibri"/>
      <w:sz w:val="24"/>
      <w:szCs w:val="24"/>
      <w:lang w:eastAsia="ar-SA"/>
    </w:rPr>
  </w:style>
  <w:style w:type="paragraph" w:customStyle="1" w:styleId="StyleTitre2TimesNewRomanNonItalique">
    <w:name w:val="Style Titre 2 + Times New Roman Non Italique"/>
    <w:basedOn w:val="Normal"/>
    <w:rsid w:val="00E75031"/>
    <w:pPr>
      <w:tabs>
        <w:tab w:val="num" w:pos="432"/>
      </w:tabs>
      <w:spacing w:after="60"/>
      <w:ind w:left="432" w:hanging="432"/>
    </w:pPr>
    <w:rPr>
      <w:sz w:val="22"/>
      <w:szCs w:val="22"/>
    </w:rPr>
  </w:style>
  <w:style w:type="paragraph" w:styleId="Retraitcorpsdetexte3">
    <w:name w:val="Body Text Indent 3"/>
    <w:basedOn w:val="Normal"/>
    <w:link w:val="Retraitcorpsdetexte3Car"/>
    <w:rsid w:val="00E75031"/>
    <w:pPr>
      <w:spacing w:after="120"/>
      <w:ind w:left="283"/>
    </w:pPr>
    <w:rPr>
      <w:sz w:val="16"/>
      <w:szCs w:val="16"/>
    </w:rPr>
  </w:style>
  <w:style w:type="character" w:customStyle="1" w:styleId="Retraitcorpsdetexte3Car">
    <w:name w:val="Retrait corps de texte 3 Car"/>
    <w:link w:val="Retraitcorpsdetexte3"/>
    <w:rsid w:val="00E75031"/>
    <w:rPr>
      <w:sz w:val="16"/>
      <w:szCs w:val="16"/>
      <w:lang w:eastAsia="ar-SA"/>
    </w:rPr>
  </w:style>
  <w:style w:type="paragraph" w:customStyle="1" w:styleId="titredocpyro">
    <w:name w:val="titre doc pyro"/>
    <w:basedOn w:val="Titre1"/>
    <w:link w:val="titredocpyroCar"/>
    <w:qFormat/>
    <w:rsid w:val="00EA3F1F"/>
    <w:pPr>
      <w:numPr>
        <w:numId w:val="2"/>
      </w:numPr>
    </w:pPr>
    <w:rPr>
      <w:bCs/>
      <w:kern w:val="32"/>
      <w:sz w:val="24"/>
      <w:szCs w:val="32"/>
      <w:u w:val="single"/>
    </w:rPr>
  </w:style>
  <w:style w:type="paragraph" w:customStyle="1" w:styleId="sous-titredoc">
    <w:name w:val="sous-titre doc"/>
    <w:basedOn w:val="titredocpyro"/>
    <w:qFormat/>
    <w:rsid w:val="00EA3F1F"/>
    <w:pPr>
      <w:numPr>
        <w:ilvl w:val="1"/>
      </w:numPr>
      <w:tabs>
        <w:tab w:val="num" w:pos="0"/>
      </w:tabs>
      <w:ind w:left="0" w:firstLine="0"/>
    </w:pPr>
  </w:style>
  <w:style w:type="character" w:customStyle="1" w:styleId="titredocpyroCar">
    <w:name w:val="titre doc pyro Car"/>
    <w:link w:val="titredocpyro"/>
    <w:rsid w:val="00EA3F1F"/>
    <w:rPr>
      <w:rFonts w:ascii="Garamond" w:hAnsi="Garamond"/>
      <w:b/>
      <w:bCs/>
      <w:kern w:val="32"/>
      <w:sz w:val="24"/>
      <w:szCs w:val="32"/>
      <w:u w:val="single"/>
      <w:lang w:eastAsia="ar-SA"/>
    </w:rPr>
  </w:style>
  <w:style w:type="paragraph" w:customStyle="1" w:styleId="notebaspage">
    <w:name w:val="note bas page"/>
    <w:basedOn w:val="Notedebasdepage"/>
    <w:qFormat/>
    <w:rsid w:val="007D6F42"/>
    <w:pPr>
      <w:keepLines/>
    </w:pPr>
  </w:style>
  <w:style w:type="paragraph" w:styleId="Rvision">
    <w:name w:val="Revision"/>
    <w:hidden/>
    <w:uiPriority w:val="99"/>
    <w:semiHidden/>
    <w:rsid w:val="00CC361D"/>
    <w:rPr>
      <w:sz w:val="24"/>
      <w:lang w:eastAsia="ar-SA"/>
    </w:rPr>
  </w:style>
  <w:style w:type="character" w:styleId="Appeldenotedefin">
    <w:name w:val="endnote reference"/>
    <w:rsid w:val="00F00508"/>
    <w:rPr>
      <w:vertAlign w:val="superscript"/>
    </w:rPr>
  </w:style>
  <w:style w:type="character" w:styleId="Marquedecommentaire">
    <w:name w:val="annotation reference"/>
    <w:uiPriority w:val="99"/>
    <w:rsid w:val="00162A34"/>
    <w:rPr>
      <w:sz w:val="16"/>
      <w:szCs w:val="16"/>
    </w:rPr>
  </w:style>
  <w:style w:type="paragraph" w:styleId="Objetducommentaire">
    <w:name w:val="annotation subject"/>
    <w:basedOn w:val="Commentaire"/>
    <w:next w:val="Commentaire"/>
    <w:link w:val="ObjetducommentaireCar"/>
    <w:rsid w:val="00162A34"/>
    <w:pPr>
      <w:suppressAutoHyphens/>
      <w:overflowPunct w:val="0"/>
      <w:autoSpaceDE w:val="0"/>
      <w:textAlignment w:val="baseline"/>
    </w:pPr>
    <w:rPr>
      <w:b/>
      <w:bCs/>
      <w:lang w:eastAsia="ar-SA"/>
    </w:rPr>
  </w:style>
  <w:style w:type="character" w:customStyle="1" w:styleId="CommentaireCar">
    <w:name w:val="Commentaire Car"/>
    <w:basedOn w:val="Policepardfaut"/>
    <w:link w:val="Commentaire"/>
    <w:uiPriority w:val="99"/>
    <w:rsid w:val="00162A34"/>
  </w:style>
  <w:style w:type="character" w:customStyle="1" w:styleId="ObjetducommentaireCar">
    <w:name w:val="Objet du commentaire Car"/>
    <w:link w:val="Objetducommentaire"/>
    <w:rsid w:val="00162A34"/>
    <w:rPr>
      <w:b/>
      <w:bCs/>
      <w:lang w:eastAsia="ar-SA"/>
    </w:rPr>
  </w:style>
  <w:style w:type="table" w:customStyle="1" w:styleId="Grilledutableau1">
    <w:name w:val="Grille du tableau1"/>
    <w:basedOn w:val="TableauNormal"/>
    <w:next w:val="Grilledutableau"/>
    <w:rsid w:val="004526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debasdepageCar">
    <w:name w:val="Note de bas de page Car"/>
    <w:link w:val="Notedebasdepage"/>
    <w:rsid w:val="007D6F42"/>
    <w:rPr>
      <w:sz w:val="18"/>
      <w:szCs w:val="22"/>
      <w:lang w:eastAsia="ar-SA"/>
    </w:rPr>
  </w:style>
  <w:style w:type="paragraph" w:customStyle="1" w:styleId="TITRE2">
    <w:name w:val="TITRE 2"/>
    <w:basedOn w:val="Normal"/>
    <w:link w:val="TITRE2Car"/>
    <w:qFormat/>
    <w:rsid w:val="00594792"/>
    <w:pPr>
      <w:numPr>
        <w:ilvl w:val="1"/>
        <w:numId w:val="5"/>
      </w:numPr>
      <w:spacing w:before="240" w:after="240"/>
    </w:pPr>
    <w:rPr>
      <w:b/>
    </w:rPr>
  </w:style>
  <w:style w:type="paragraph" w:customStyle="1" w:styleId="Style2">
    <w:name w:val="Style2"/>
    <w:basedOn w:val="Notedebasdepage"/>
    <w:next w:val="Titredenote"/>
    <w:link w:val="Style2Car"/>
    <w:qFormat/>
    <w:rsid w:val="00274BC8"/>
    <w:pPr>
      <w:spacing w:after="0"/>
    </w:pPr>
  </w:style>
  <w:style w:type="paragraph" w:styleId="Titredenote">
    <w:name w:val="Note Heading"/>
    <w:basedOn w:val="Normal"/>
    <w:next w:val="Normal"/>
    <w:link w:val="TitredenoteCar"/>
    <w:rsid w:val="00274BC8"/>
  </w:style>
  <w:style w:type="character" w:customStyle="1" w:styleId="TitredenoteCar">
    <w:name w:val="Titre de note Car"/>
    <w:link w:val="Titredenote"/>
    <w:rsid w:val="00274BC8"/>
    <w:rPr>
      <w:sz w:val="24"/>
      <w:lang w:eastAsia="ar-SA"/>
    </w:rPr>
  </w:style>
  <w:style w:type="character" w:customStyle="1" w:styleId="Style2Car">
    <w:name w:val="Style2 Car"/>
    <w:basedOn w:val="NotedebasdepageCar"/>
    <w:link w:val="Style2"/>
    <w:rsid w:val="00274BC8"/>
    <w:rPr>
      <w:sz w:val="18"/>
      <w:szCs w:val="22"/>
      <w:lang w:eastAsia="ar-SA"/>
    </w:rPr>
  </w:style>
  <w:style w:type="paragraph" w:styleId="En-ttedetabledesmatires">
    <w:name w:val="TOC Heading"/>
    <w:basedOn w:val="Titre1"/>
    <w:next w:val="Normal"/>
    <w:uiPriority w:val="39"/>
    <w:semiHidden/>
    <w:unhideWhenUsed/>
    <w:qFormat/>
    <w:rsid w:val="00F704BD"/>
    <w:pPr>
      <w:keepLines/>
      <w:numPr>
        <w:numId w:val="0"/>
      </w:numPr>
      <w:spacing w:before="480" w:after="0" w:line="276" w:lineRule="auto"/>
      <w:outlineLvl w:val="9"/>
    </w:pPr>
    <w:rPr>
      <w:rFonts w:ascii="Cambria" w:hAnsi="Cambria"/>
      <w:bCs/>
      <w:color w:val="365F91"/>
      <w:kern w:val="0"/>
      <w:szCs w:val="28"/>
      <w:lang w:eastAsia="fr-FR"/>
    </w:rPr>
  </w:style>
  <w:style w:type="character" w:customStyle="1" w:styleId="TITRE2Car">
    <w:name w:val="TITRE 2 Car"/>
    <w:link w:val="TITRE2"/>
    <w:rsid w:val="00594792"/>
    <w:rPr>
      <w:rFonts w:ascii="Garamond" w:hAnsi="Garamond"/>
      <w:b/>
      <w:sz w:val="24"/>
      <w:lang w:eastAsia="ar-SA"/>
    </w:rPr>
  </w:style>
  <w:style w:type="table" w:customStyle="1" w:styleId="TableauListe3-Accentuation11">
    <w:name w:val="Tableau Liste 3 - Accentuation 11"/>
    <w:basedOn w:val="TableauNormal"/>
    <w:uiPriority w:val="48"/>
    <w:rsid w:val="00312B12"/>
    <w:tblPr>
      <w:tblStyleRowBandSize w:val="1"/>
      <w:tblStyleColBandSize w:val="1"/>
      <w:tblBorders>
        <w:top w:val="single" w:sz="4" w:space="0" w:color="4F81BD"/>
        <w:left w:val="single" w:sz="4" w:space="0" w:color="4F81BD"/>
        <w:bottom w:val="single" w:sz="4" w:space="0" w:color="4F81BD"/>
        <w:right w:val="single" w:sz="4" w:space="0" w:color="4F81BD"/>
        <w:insideV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paragraph" w:customStyle="1" w:styleId="Texte2">
    <w:name w:val="Texte2"/>
    <w:rsid w:val="00D57B75"/>
    <w:pPr>
      <w:spacing w:before="120"/>
      <w:ind w:left="1418"/>
      <w:jc w:val="both"/>
    </w:pPr>
    <w:rPr>
      <w:sz w:val="24"/>
    </w:rPr>
  </w:style>
  <w:style w:type="paragraph" w:customStyle="1" w:styleId="Titredocument">
    <w:name w:val="Titre document"/>
    <w:basedOn w:val="Normal"/>
    <w:rsid w:val="00750839"/>
    <w:pPr>
      <w:pBdr>
        <w:top w:val="single" w:sz="18" w:space="12" w:color="auto" w:shadow="1"/>
        <w:left w:val="single" w:sz="18" w:space="4" w:color="auto" w:shadow="1"/>
        <w:bottom w:val="single" w:sz="18" w:space="12" w:color="auto" w:shadow="1"/>
        <w:right w:val="single" w:sz="18" w:space="4" w:color="auto" w:shadow="1"/>
      </w:pBdr>
      <w:spacing w:before="960" w:after="960" w:line="360" w:lineRule="auto"/>
      <w:jc w:val="center"/>
    </w:pPr>
    <w:rPr>
      <w:b/>
      <w:bCs/>
      <w:caps/>
      <w:szCs w:val="24"/>
      <w:lang w:eastAsia="fr-FR"/>
    </w:rPr>
  </w:style>
  <w:style w:type="character" w:customStyle="1" w:styleId="Titre1Car">
    <w:name w:val="Titre 1 Car"/>
    <w:basedOn w:val="Policepardfaut"/>
    <w:link w:val="Titre1"/>
    <w:rsid w:val="002C1AD5"/>
    <w:rPr>
      <w:rFonts w:ascii="Garamond" w:hAnsi="Garamond"/>
      <w:b/>
      <w:kern w:val="1"/>
      <w:sz w:val="28"/>
      <w:lang w:eastAsia="ar-SA"/>
    </w:rPr>
  </w:style>
  <w:style w:type="table" w:customStyle="1" w:styleId="Grilledutableau2">
    <w:name w:val="Grille du tableau2"/>
    <w:basedOn w:val="TableauNormal"/>
    <w:next w:val="Grilledutableau"/>
    <w:rsid w:val="00EE6EE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151AB"/>
    <w:pPr>
      <w:spacing w:before="100" w:beforeAutospacing="1" w:after="100" w:afterAutospacing="1"/>
      <w:jc w:val="left"/>
    </w:pPr>
    <w:rPr>
      <w:rFonts w:ascii="Times New Roman" w:hAnsi="Times New Roman"/>
      <w:szCs w:val="24"/>
      <w:lang w:eastAsia="fr-FR"/>
    </w:rPr>
  </w:style>
  <w:style w:type="character" w:customStyle="1" w:styleId="normaltextrun">
    <w:name w:val="normaltextrun"/>
    <w:basedOn w:val="Policepardfaut"/>
    <w:rsid w:val="00E151AB"/>
  </w:style>
  <w:style w:type="character" w:customStyle="1" w:styleId="spellingerror">
    <w:name w:val="spellingerror"/>
    <w:basedOn w:val="Policepardfaut"/>
    <w:rsid w:val="00E151AB"/>
  </w:style>
  <w:style w:type="character" w:customStyle="1" w:styleId="findhit">
    <w:name w:val="findhit"/>
    <w:basedOn w:val="Policepardfaut"/>
    <w:rsid w:val="00E151AB"/>
  </w:style>
  <w:style w:type="character" w:customStyle="1" w:styleId="eop">
    <w:name w:val="eop"/>
    <w:basedOn w:val="Policepardfaut"/>
    <w:rsid w:val="00E151AB"/>
  </w:style>
  <w:style w:type="character" w:customStyle="1" w:styleId="ParagraphedelisteCar">
    <w:name w:val="Paragraphe de liste Car"/>
    <w:aliases w:val="Tab n1 Car,Paragraphe de liste1 Car,Tab 1 Car,Liste à puces Rennes Car,Puce focus Car,Contact Car,calia titre 3 Car,Liste à puce - SC Car,R1 Car,Conclu Car,puce2 Car,Listes Car,lp1 Car,Paragraphe 3 Car,Liste1 Car,Puce 1 Car"/>
    <w:link w:val="Paragraphedeliste"/>
    <w:uiPriority w:val="34"/>
    <w:qFormat/>
    <w:rsid w:val="00FF0E3B"/>
    <w:rPr>
      <w:rFonts w:ascii="Garamond" w:hAnsi="Garamond"/>
      <w:sz w:val="24"/>
      <w:lang w:eastAsia="ar-SA"/>
    </w:rPr>
  </w:style>
  <w:style w:type="paragraph" w:customStyle="1" w:styleId="Puces1">
    <w:name w:val="Puces1"/>
    <w:basedOn w:val="Listepuces"/>
    <w:rsid w:val="003147EA"/>
    <w:pPr>
      <w:widowControl w:val="0"/>
      <w:spacing w:before="120" w:after="60"/>
      <w:ind w:left="594"/>
      <w:contextualSpacing w:val="0"/>
    </w:pPr>
    <w:rPr>
      <w:rFonts w:ascii="Times New Roman" w:hAnsi="Times New Roman"/>
      <w:lang w:eastAsia="fr-FR"/>
    </w:rPr>
  </w:style>
  <w:style w:type="paragraph" w:styleId="Listepuces">
    <w:name w:val="List Bullet"/>
    <w:basedOn w:val="Normal"/>
    <w:rsid w:val="003147EA"/>
    <w:pPr>
      <w:tabs>
        <w:tab w:val="num" w:pos="1070"/>
      </w:tabs>
      <w:ind w:left="1070" w:hanging="360"/>
      <w:contextualSpacing/>
    </w:pPr>
  </w:style>
  <w:style w:type="character" w:customStyle="1" w:styleId="Normal1Car">
    <w:name w:val="Normal1 Car"/>
    <w:link w:val="Normal1"/>
    <w:locked/>
    <w:rsid w:val="0076306E"/>
    <w:rPr>
      <w:rFonts w:ascii="Garamond" w:hAnsi="Garamond"/>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768566">
      <w:bodyDiv w:val="1"/>
      <w:marLeft w:val="0"/>
      <w:marRight w:val="0"/>
      <w:marTop w:val="0"/>
      <w:marBottom w:val="0"/>
      <w:divBdr>
        <w:top w:val="none" w:sz="0" w:space="0" w:color="auto"/>
        <w:left w:val="none" w:sz="0" w:space="0" w:color="auto"/>
        <w:bottom w:val="none" w:sz="0" w:space="0" w:color="auto"/>
        <w:right w:val="none" w:sz="0" w:space="0" w:color="auto"/>
      </w:divBdr>
    </w:div>
    <w:div w:id="104736716">
      <w:bodyDiv w:val="1"/>
      <w:marLeft w:val="0"/>
      <w:marRight w:val="0"/>
      <w:marTop w:val="0"/>
      <w:marBottom w:val="0"/>
      <w:divBdr>
        <w:top w:val="none" w:sz="0" w:space="0" w:color="auto"/>
        <w:left w:val="none" w:sz="0" w:space="0" w:color="auto"/>
        <w:bottom w:val="none" w:sz="0" w:space="0" w:color="auto"/>
        <w:right w:val="none" w:sz="0" w:space="0" w:color="auto"/>
      </w:divBdr>
    </w:div>
    <w:div w:id="377633935">
      <w:bodyDiv w:val="1"/>
      <w:marLeft w:val="0"/>
      <w:marRight w:val="0"/>
      <w:marTop w:val="0"/>
      <w:marBottom w:val="0"/>
      <w:divBdr>
        <w:top w:val="none" w:sz="0" w:space="0" w:color="auto"/>
        <w:left w:val="none" w:sz="0" w:space="0" w:color="auto"/>
        <w:bottom w:val="none" w:sz="0" w:space="0" w:color="auto"/>
        <w:right w:val="none" w:sz="0" w:space="0" w:color="auto"/>
      </w:divBdr>
    </w:div>
    <w:div w:id="522134902">
      <w:bodyDiv w:val="1"/>
      <w:marLeft w:val="0"/>
      <w:marRight w:val="0"/>
      <w:marTop w:val="0"/>
      <w:marBottom w:val="0"/>
      <w:divBdr>
        <w:top w:val="none" w:sz="0" w:space="0" w:color="auto"/>
        <w:left w:val="none" w:sz="0" w:space="0" w:color="auto"/>
        <w:bottom w:val="none" w:sz="0" w:space="0" w:color="auto"/>
        <w:right w:val="none" w:sz="0" w:space="0" w:color="auto"/>
      </w:divBdr>
    </w:div>
    <w:div w:id="562254978">
      <w:bodyDiv w:val="1"/>
      <w:marLeft w:val="0"/>
      <w:marRight w:val="0"/>
      <w:marTop w:val="0"/>
      <w:marBottom w:val="0"/>
      <w:divBdr>
        <w:top w:val="none" w:sz="0" w:space="0" w:color="auto"/>
        <w:left w:val="none" w:sz="0" w:space="0" w:color="auto"/>
        <w:bottom w:val="none" w:sz="0" w:space="0" w:color="auto"/>
        <w:right w:val="none" w:sz="0" w:space="0" w:color="auto"/>
      </w:divBdr>
    </w:div>
    <w:div w:id="619996234">
      <w:bodyDiv w:val="1"/>
      <w:marLeft w:val="0"/>
      <w:marRight w:val="0"/>
      <w:marTop w:val="0"/>
      <w:marBottom w:val="0"/>
      <w:divBdr>
        <w:top w:val="none" w:sz="0" w:space="0" w:color="auto"/>
        <w:left w:val="none" w:sz="0" w:space="0" w:color="auto"/>
        <w:bottom w:val="none" w:sz="0" w:space="0" w:color="auto"/>
        <w:right w:val="none" w:sz="0" w:space="0" w:color="auto"/>
      </w:divBdr>
    </w:div>
    <w:div w:id="691608858">
      <w:bodyDiv w:val="1"/>
      <w:marLeft w:val="0"/>
      <w:marRight w:val="0"/>
      <w:marTop w:val="0"/>
      <w:marBottom w:val="0"/>
      <w:divBdr>
        <w:top w:val="none" w:sz="0" w:space="0" w:color="auto"/>
        <w:left w:val="none" w:sz="0" w:space="0" w:color="auto"/>
        <w:bottom w:val="none" w:sz="0" w:space="0" w:color="auto"/>
        <w:right w:val="none" w:sz="0" w:space="0" w:color="auto"/>
      </w:divBdr>
    </w:div>
    <w:div w:id="707952304">
      <w:bodyDiv w:val="1"/>
      <w:marLeft w:val="0"/>
      <w:marRight w:val="0"/>
      <w:marTop w:val="0"/>
      <w:marBottom w:val="0"/>
      <w:divBdr>
        <w:top w:val="none" w:sz="0" w:space="0" w:color="auto"/>
        <w:left w:val="none" w:sz="0" w:space="0" w:color="auto"/>
        <w:bottom w:val="none" w:sz="0" w:space="0" w:color="auto"/>
        <w:right w:val="none" w:sz="0" w:space="0" w:color="auto"/>
      </w:divBdr>
    </w:div>
    <w:div w:id="735710981">
      <w:bodyDiv w:val="1"/>
      <w:marLeft w:val="0"/>
      <w:marRight w:val="0"/>
      <w:marTop w:val="0"/>
      <w:marBottom w:val="0"/>
      <w:divBdr>
        <w:top w:val="none" w:sz="0" w:space="0" w:color="auto"/>
        <w:left w:val="none" w:sz="0" w:space="0" w:color="auto"/>
        <w:bottom w:val="none" w:sz="0" w:space="0" w:color="auto"/>
        <w:right w:val="none" w:sz="0" w:space="0" w:color="auto"/>
      </w:divBdr>
    </w:div>
    <w:div w:id="771824195">
      <w:bodyDiv w:val="1"/>
      <w:marLeft w:val="0"/>
      <w:marRight w:val="0"/>
      <w:marTop w:val="0"/>
      <w:marBottom w:val="0"/>
      <w:divBdr>
        <w:top w:val="none" w:sz="0" w:space="0" w:color="auto"/>
        <w:left w:val="none" w:sz="0" w:space="0" w:color="auto"/>
        <w:bottom w:val="none" w:sz="0" w:space="0" w:color="auto"/>
        <w:right w:val="none" w:sz="0" w:space="0" w:color="auto"/>
      </w:divBdr>
      <w:divsChild>
        <w:div w:id="230848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284673">
      <w:bodyDiv w:val="1"/>
      <w:marLeft w:val="0"/>
      <w:marRight w:val="0"/>
      <w:marTop w:val="0"/>
      <w:marBottom w:val="0"/>
      <w:divBdr>
        <w:top w:val="none" w:sz="0" w:space="0" w:color="auto"/>
        <w:left w:val="none" w:sz="0" w:space="0" w:color="auto"/>
        <w:bottom w:val="none" w:sz="0" w:space="0" w:color="auto"/>
        <w:right w:val="none" w:sz="0" w:space="0" w:color="auto"/>
      </w:divBdr>
    </w:div>
    <w:div w:id="934824451">
      <w:bodyDiv w:val="1"/>
      <w:marLeft w:val="0"/>
      <w:marRight w:val="0"/>
      <w:marTop w:val="0"/>
      <w:marBottom w:val="0"/>
      <w:divBdr>
        <w:top w:val="none" w:sz="0" w:space="0" w:color="auto"/>
        <w:left w:val="none" w:sz="0" w:space="0" w:color="auto"/>
        <w:bottom w:val="none" w:sz="0" w:space="0" w:color="auto"/>
        <w:right w:val="none" w:sz="0" w:space="0" w:color="auto"/>
      </w:divBdr>
    </w:div>
    <w:div w:id="954754675">
      <w:bodyDiv w:val="1"/>
      <w:marLeft w:val="0"/>
      <w:marRight w:val="0"/>
      <w:marTop w:val="0"/>
      <w:marBottom w:val="0"/>
      <w:divBdr>
        <w:top w:val="none" w:sz="0" w:space="0" w:color="auto"/>
        <w:left w:val="none" w:sz="0" w:space="0" w:color="auto"/>
        <w:bottom w:val="none" w:sz="0" w:space="0" w:color="auto"/>
        <w:right w:val="none" w:sz="0" w:space="0" w:color="auto"/>
      </w:divBdr>
      <w:divsChild>
        <w:div w:id="1862935733">
          <w:marLeft w:val="0"/>
          <w:marRight w:val="0"/>
          <w:marTop w:val="0"/>
          <w:marBottom w:val="0"/>
          <w:divBdr>
            <w:top w:val="none" w:sz="0" w:space="0" w:color="auto"/>
            <w:left w:val="none" w:sz="0" w:space="0" w:color="auto"/>
            <w:bottom w:val="none" w:sz="0" w:space="0" w:color="auto"/>
            <w:right w:val="none" w:sz="0" w:space="0" w:color="auto"/>
          </w:divBdr>
          <w:divsChild>
            <w:div w:id="1889486499">
              <w:marLeft w:val="0"/>
              <w:marRight w:val="0"/>
              <w:marTop w:val="0"/>
              <w:marBottom w:val="0"/>
              <w:divBdr>
                <w:top w:val="none" w:sz="0" w:space="0" w:color="auto"/>
                <w:left w:val="none" w:sz="0" w:space="0" w:color="auto"/>
                <w:bottom w:val="none" w:sz="0" w:space="0" w:color="auto"/>
                <w:right w:val="none" w:sz="0" w:space="0" w:color="auto"/>
              </w:divBdr>
            </w:div>
            <w:div w:id="1913349921">
              <w:marLeft w:val="0"/>
              <w:marRight w:val="0"/>
              <w:marTop w:val="0"/>
              <w:marBottom w:val="0"/>
              <w:divBdr>
                <w:top w:val="none" w:sz="0" w:space="0" w:color="auto"/>
                <w:left w:val="none" w:sz="0" w:space="0" w:color="auto"/>
                <w:bottom w:val="none" w:sz="0" w:space="0" w:color="auto"/>
                <w:right w:val="none" w:sz="0" w:space="0" w:color="auto"/>
              </w:divBdr>
            </w:div>
            <w:div w:id="197528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8353">
      <w:bodyDiv w:val="1"/>
      <w:marLeft w:val="0"/>
      <w:marRight w:val="0"/>
      <w:marTop w:val="0"/>
      <w:marBottom w:val="0"/>
      <w:divBdr>
        <w:top w:val="none" w:sz="0" w:space="0" w:color="auto"/>
        <w:left w:val="none" w:sz="0" w:space="0" w:color="auto"/>
        <w:bottom w:val="none" w:sz="0" w:space="0" w:color="auto"/>
        <w:right w:val="none" w:sz="0" w:space="0" w:color="auto"/>
      </w:divBdr>
      <w:divsChild>
        <w:div w:id="1136144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344946">
      <w:bodyDiv w:val="1"/>
      <w:marLeft w:val="0"/>
      <w:marRight w:val="0"/>
      <w:marTop w:val="0"/>
      <w:marBottom w:val="0"/>
      <w:divBdr>
        <w:top w:val="none" w:sz="0" w:space="0" w:color="auto"/>
        <w:left w:val="none" w:sz="0" w:space="0" w:color="auto"/>
        <w:bottom w:val="none" w:sz="0" w:space="0" w:color="auto"/>
        <w:right w:val="none" w:sz="0" w:space="0" w:color="auto"/>
      </w:divBdr>
      <w:divsChild>
        <w:div w:id="589898481">
          <w:marLeft w:val="0"/>
          <w:marRight w:val="0"/>
          <w:marTop w:val="0"/>
          <w:marBottom w:val="0"/>
          <w:divBdr>
            <w:top w:val="none" w:sz="0" w:space="0" w:color="auto"/>
            <w:left w:val="none" w:sz="0" w:space="0" w:color="auto"/>
            <w:bottom w:val="none" w:sz="0" w:space="0" w:color="auto"/>
            <w:right w:val="none" w:sz="0" w:space="0" w:color="auto"/>
          </w:divBdr>
          <w:divsChild>
            <w:div w:id="2121142313">
              <w:marLeft w:val="0"/>
              <w:marRight w:val="0"/>
              <w:marTop w:val="0"/>
              <w:marBottom w:val="0"/>
              <w:divBdr>
                <w:top w:val="none" w:sz="0" w:space="0" w:color="auto"/>
                <w:left w:val="none" w:sz="0" w:space="0" w:color="auto"/>
                <w:bottom w:val="none" w:sz="0" w:space="0" w:color="auto"/>
                <w:right w:val="none" w:sz="0" w:space="0" w:color="auto"/>
              </w:divBdr>
            </w:div>
            <w:div w:id="345793780">
              <w:marLeft w:val="0"/>
              <w:marRight w:val="0"/>
              <w:marTop w:val="0"/>
              <w:marBottom w:val="0"/>
              <w:divBdr>
                <w:top w:val="none" w:sz="0" w:space="0" w:color="auto"/>
                <w:left w:val="none" w:sz="0" w:space="0" w:color="auto"/>
                <w:bottom w:val="none" w:sz="0" w:space="0" w:color="auto"/>
                <w:right w:val="none" w:sz="0" w:space="0" w:color="auto"/>
              </w:divBdr>
            </w:div>
            <w:div w:id="219708676">
              <w:marLeft w:val="0"/>
              <w:marRight w:val="0"/>
              <w:marTop w:val="0"/>
              <w:marBottom w:val="0"/>
              <w:divBdr>
                <w:top w:val="none" w:sz="0" w:space="0" w:color="auto"/>
                <w:left w:val="none" w:sz="0" w:space="0" w:color="auto"/>
                <w:bottom w:val="none" w:sz="0" w:space="0" w:color="auto"/>
                <w:right w:val="none" w:sz="0" w:space="0" w:color="auto"/>
              </w:divBdr>
            </w:div>
          </w:divsChild>
        </w:div>
        <w:div w:id="1947229926">
          <w:marLeft w:val="0"/>
          <w:marRight w:val="0"/>
          <w:marTop w:val="0"/>
          <w:marBottom w:val="0"/>
          <w:divBdr>
            <w:top w:val="none" w:sz="0" w:space="0" w:color="auto"/>
            <w:left w:val="none" w:sz="0" w:space="0" w:color="auto"/>
            <w:bottom w:val="none" w:sz="0" w:space="0" w:color="auto"/>
            <w:right w:val="none" w:sz="0" w:space="0" w:color="auto"/>
          </w:divBdr>
          <w:divsChild>
            <w:div w:id="429744798">
              <w:marLeft w:val="0"/>
              <w:marRight w:val="0"/>
              <w:marTop w:val="0"/>
              <w:marBottom w:val="0"/>
              <w:divBdr>
                <w:top w:val="none" w:sz="0" w:space="0" w:color="auto"/>
                <w:left w:val="none" w:sz="0" w:space="0" w:color="auto"/>
                <w:bottom w:val="none" w:sz="0" w:space="0" w:color="auto"/>
                <w:right w:val="none" w:sz="0" w:space="0" w:color="auto"/>
              </w:divBdr>
            </w:div>
            <w:div w:id="151607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7467">
      <w:bodyDiv w:val="1"/>
      <w:marLeft w:val="0"/>
      <w:marRight w:val="0"/>
      <w:marTop w:val="0"/>
      <w:marBottom w:val="0"/>
      <w:divBdr>
        <w:top w:val="none" w:sz="0" w:space="0" w:color="auto"/>
        <w:left w:val="none" w:sz="0" w:space="0" w:color="auto"/>
        <w:bottom w:val="none" w:sz="0" w:space="0" w:color="auto"/>
        <w:right w:val="none" w:sz="0" w:space="0" w:color="auto"/>
      </w:divBdr>
    </w:div>
    <w:div w:id="1022975439">
      <w:bodyDiv w:val="1"/>
      <w:marLeft w:val="0"/>
      <w:marRight w:val="0"/>
      <w:marTop w:val="0"/>
      <w:marBottom w:val="0"/>
      <w:divBdr>
        <w:top w:val="none" w:sz="0" w:space="0" w:color="auto"/>
        <w:left w:val="none" w:sz="0" w:space="0" w:color="auto"/>
        <w:bottom w:val="none" w:sz="0" w:space="0" w:color="auto"/>
        <w:right w:val="none" w:sz="0" w:space="0" w:color="auto"/>
      </w:divBdr>
    </w:div>
    <w:div w:id="1059135844">
      <w:bodyDiv w:val="1"/>
      <w:marLeft w:val="0"/>
      <w:marRight w:val="0"/>
      <w:marTop w:val="0"/>
      <w:marBottom w:val="0"/>
      <w:divBdr>
        <w:top w:val="none" w:sz="0" w:space="0" w:color="auto"/>
        <w:left w:val="none" w:sz="0" w:space="0" w:color="auto"/>
        <w:bottom w:val="none" w:sz="0" w:space="0" w:color="auto"/>
        <w:right w:val="none" w:sz="0" w:space="0" w:color="auto"/>
      </w:divBdr>
      <w:divsChild>
        <w:div w:id="495807750">
          <w:blockQuote w:val="1"/>
          <w:marLeft w:val="720"/>
          <w:marRight w:val="720"/>
          <w:marTop w:val="100"/>
          <w:marBottom w:val="100"/>
          <w:divBdr>
            <w:top w:val="none" w:sz="0" w:space="0" w:color="auto"/>
            <w:left w:val="none" w:sz="0" w:space="0" w:color="auto"/>
            <w:bottom w:val="none" w:sz="0" w:space="0" w:color="auto"/>
            <w:right w:val="none" w:sz="0" w:space="0" w:color="auto"/>
          </w:divBdr>
        </w:div>
        <w:div w:id="885260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013250">
      <w:bodyDiv w:val="1"/>
      <w:marLeft w:val="0"/>
      <w:marRight w:val="0"/>
      <w:marTop w:val="0"/>
      <w:marBottom w:val="0"/>
      <w:divBdr>
        <w:top w:val="none" w:sz="0" w:space="0" w:color="auto"/>
        <w:left w:val="none" w:sz="0" w:space="0" w:color="auto"/>
        <w:bottom w:val="none" w:sz="0" w:space="0" w:color="auto"/>
        <w:right w:val="none" w:sz="0" w:space="0" w:color="auto"/>
      </w:divBdr>
    </w:div>
    <w:div w:id="1159813136">
      <w:bodyDiv w:val="1"/>
      <w:marLeft w:val="0"/>
      <w:marRight w:val="0"/>
      <w:marTop w:val="0"/>
      <w:marBottom w:val="0"/>
      <w:divBdr>
        <w:top w:val="none" w:sz="0" w:space="0" w:color="auto"/>
        <w:left w:val="none" w:sz="0" w:space="0" w:color="auto"/>
        <w:bottom w:val="none" w:sz="0" w:space="0" w:color="auto"/>
        <w:right w:val="none" w:sz="0" w:space="0" w:color="auto"/>
      </w:divBdr>
    </w:div>
    <w:div w:id="1176920665">
      <w:bodyDiv w:val="1"/>
      <w:marLeft w:val="0"/>
      <w:marRight w:val="0"/>
      <w:marTop w:val="0"/>
      <w:marBottom w:val="0"/>
      <w:divBdr>
        <w:top w:val="none" w:sz="0" w:space="0" w:color="auto"/>
        <w:left w:val="none" w:sz="0" w:space="0" w:color="auto"/>
        <w:bottom w:val="none" w:sz="0" w:space="0" w:color="auto"/>
        <w:right w:val="none" w:sz="0" w:space="0" w:color="auto"/>
      </w:divBdr>
    </w:div>
    <w:div w:id="1195969262">
      <w:bodyDiv w:val="1"/>
      <w:marLeft w:val="0"/>
      <w:marRight w:val="0"/>
      <w:marTop w:val="0"/>
      <w:marBottom w:val="0"/>
      <w:divBdr>
        <w:top w:val="none" w:sz="0" w:space="0" w:color="auto"/>
        <w:left w:val="none" w:sz="0" w:space="0" w:color="auto"/>
        <w:bottom w:val="none" w:sz="0" w:space="0" w:color="auto"/>
        <w:right w:val="none" w:sz="0" w:space="0" w:color="auto"/>
      </w:divBdr>
    </w:div>
    <w:div w:id="1246888434">
      <w:bodyDiv w:val="1"/>
      <w:marLeft w:val="0"/>
      <w:marRight w:val="0"/>
      <w:marTop w:val="0"/>
      <w:marBottom w:val="0"/>
      <w:divBdr>
        <w:top w:val="none" w:sz="0" w:space="0" w:color="auto"/>
        <w:left w:val="none" w:sz="0" w:space="0" w:color="auto"/>
        <w:bottom w:val="none" w:sz="0" w:space="0" w:color="auto"/>
        <w:right w:val="none" w:sz="0" w:space="0" w:color="auto"/>
      </w:divBdr>
      <w:divsChild>
        <w:div w:id="405346851">
          <w:marLeft w:val="0"/>
          <w:marRight w:val="0"/>
          <w:marTop w:val="0"/>
          <w:marBottom w:val="0"/>
          <w:divBdr>
            <w:top w:val="none" w:sz="0" w:space="0" w:color="auto"/>
            <w:left w:val="none" w:sz="0" w:space="0" w:color="auto"/>
            <w:bottom w:val="none" w:sz="0" w:space="0" w:color="auto"/>
            <w:right w:val="none" w:sz="0" w:space="0" w:color="auto"/>
          </w:divBdr>
        </w:div>
        <w:div w:id="1083724189">
          <w:marLeft w:val="0"/>
          <w:marRight w:val="0"/>
          <w:marTop w:val="0"/>
          <w:marBottom w:val="0"/>
          <w:divBdr>
            <w:top w:val="none" w:sz="0" w:space="0" w:color="auto"/>
            <w:left w:val="none" w:sz="0" w:space="0" w:color="auto"/>
            <w:bottom w:val="none" w:sz="0" w:space="0" w:color="auto"/>
            <w:right w:val="none" w:sz="0" w:space="0" w:color="auto"/>
          </w:divBdr>
        </w:div>
      </w:divsChild>
    </w:div>
    <w:div w:id="1322655903">
      <w:bodyDiv w:val="1"/>
      <w:marLeft w:val="0"/>
      <w:marRight w:val="0"/>
      <w:marTop w:val="0"/>
      <w:marBottom w:val="0"/>
      <w:divBdr>
        <w:top w:val="none" w:sz="0" w:space="0" w:color="auto"/>
        <w:left w:val="none" w:sz="0" w:space="0" w:color="auto"/>
        <w:bottom w:val="none" w:sz="0" w:space="0" w:color="auto"/>
        <w:right w:val="none" w:sz="0" w:space="0" w:color="auto"/>
      </w:divBdr>
      <w:divsChild>
        <w:div w:id="266040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951377">
      <w:bodyDiv w:val="1"/>
      <w:marLeft w:val="0"/>
      <w:marRight w:val="0"/>
      <w:marTop w:val="0"/>
      <w:marBottom w:val="0"/>
      <w:divBdr>
        <w:top w:val="none" w:sz="0" w:space="0" w:color="auto"/>
        <w:left w:val="none" w:sz="0" w:space="0" w:color="auto"/>
        <w:bottom w:val="none" w:sz="0" w:space="0" w:color="auto"/>
        <w:right w:val="none" w:sz="0" w:space="0" w:color="auto"/>
      </w:divBdr>
    </w:div>
    <w:div w:id="1384334128">
      <w:bodyDiv w:val="1"/>
      <w:marLeft w:val="0"/>
      <w:marRight w:val="0"/>
      <w:marTop w:val="0"/>
      <w:marBottom w:val="0"/>
      <w:divBdr>
        <w:top w:val="none" w:sz="0" w:space="0" w:color="auto"/>
        <w:left w:val="none" w:sz="0" w:space="0" w:color="auto"/>
        <w:bottom w:val="none" w:sz="0" w:space="0" w:color="auto"/>
        <w:right w:val="none" w:sz="0" w:space="0" w:color="auto"/>
      </w:divBdr>
    </w:div>
    <w:div w:id="1429081969">
      <w:bodyDiv w:val="1"/>
      <w:marLeft w:val="0"/>
      <w:marRight w:val="0"/>
      <w:marTop w:val="0"/>
      <w:marBottom w:val="0"/>
      <w:divBdr>
        <w:top w:val="none" w:sz="0" w:space="0" w:color="auto"/>
        <w:left w:val="none" w:sz="0" w:space="0" w:color="auto"/>
        <w:bottom w:val="none" w:sz="0" w:space="0" w:color="auto"/>
        <w:right w:val="none" w:sz="0" w:space="0" w:color="auto"/>
      </w:divBdr>
      <w:divsChild>
        <w:div w:id="2057315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769057">
      <w:bodyDiv w:val="1"/>
      <w:marLeft w:val="0"/>
      <w:marRight w:val="0"/>
      <w:marTop w:val="0"/>
      <w:marBottom w:val="0"/>
      <w:divBdr>
        <w:top w:val="none" w:sz="0" w:space="0" w:color="auto"/>
        <w:left w:val="none" w:sz="0" w:space="0" w:color="auto"/>
        <w:bottom w:val="none" w:sz="0" w:space="0" w:color="auto"/>
        <w:right w:val="none" w:sz="0" w:space="0" w:color="auto"/>
      </w:divBdr>
    </w:div>
    <w:div w:id="1468468589">
      <w:bodyDiv w:val="1"/>
      <w:marLeft w:val="0"/>
      <w:marRight w:val="0"/>
      <w:marTop w:val="0"/>
      <w:marBottom w:val="0"/>
      <w:divBdr>
        <w:top w:val="none" w:sz="0" w:space="0" w:color="auto"/>
        <w:left w:val="none" w:sz="0" w:space="0" w:color="auto"/>
        <w:bottom w:val="none" w:sz="0" w:space="0" w:color="auto"/>
        <w:right w:val="none" w:sz="0" w:space="0" w:color="auto"/>
      </w:divBdr>
      <w:divsChild>
        <w:div w:id="323438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87676">
      <w:bodyDiv w:val="1"/>
      <w:marLeft w:val="0"/>
      <w:marRight w:val="0"/>
      <w:marTop w:val="0"/>
      <w:marBottom w:val="0"/>
      <w:divBdr>
        <w:top w:val="none" w:sz="0" w:space="0" w:color="auto"/>
        <w:left w:val="none" w:sz="0" w:space="0" w:color="auto"/>
        <w:bottom w:val="none" w:sz="0" w:space="0" w:color="auto"/>
        <w:right w:val="none" w:sz="0" w:space="0" w:color="auto"/>
      </w:divBdr>
    </w:div>
    <w:div w:id="1518885782">
      <w:bodyDiv w:val="1"/>
      <w:marLeft w:val="0"/>
      <w:marRight w:val="0"/>
      <w:marTop w:val="0"/>
      <w:marBottom w:val="0"/>
      <w:divBdr>
        <w:top w:val="none" w:sz="0" w:space="0" w:color="auto"/>
        <w:left w:val="none" w:sz="0" w:space="0" w:color="auto"/>
        <w:bottom w:val="none" w:sz="0" w:space="0" w:color="auto"/>
        <w:right w:val="none" w:sz="0" w:space="0" w:color="auto"/>
      </w:divBdr>
    </w:div>
    <w:div w:id="1538817527">
      <w:bodyDiv w:val="1"/>
      <w:marLeft w:val="0"/>
      <w:marRight w:val="0"/>
      <w:marTop w:val="0"/>
      <w:marBottom w:val="0"/>
      <w:divBdr>
        <w:top w:val="none" w:sz="0" w:space="0" w:color="auto"/>
        <w:left w:val="none" w:sz="0" w:space="0" w:color="auto"/>
        <w:bottom w:val="none" w:sz="0" w:space="0" w:color="auto"/>
        <w:right w:val="none" w:sz="0" w:space="0" w:color="auto"/>
      </w:divBdr>
    </w:div>
    <w:div w:id="1583759535">
      <w:bodyDiv w:val="1"/>
      <w:marLeft w:val="0"/>
      <w:marRight w:val="0"/>
      <w:marTop w:val="0"/>
      <w:marBottom w:val="0"/>
      <w:divBdr>
        <w:top w:val="none" w:sz="0" w:space="0" w:color="auto"/>
        <w:left w:val="none" w:sz="0" w:space="0" w:color="auto"/>
        <w:bottom w:val="none" w:sz="0" w:space="0" w:color="auto"/>
        <w:right w:val="none" w:sz="0" w:space="0" w:color="auto"/>
      </w:divBdr>
      <w:divsChild>
        <w:div w:id="1392191810">
          <w:marLeft w:val="0"/>
          <w:marRight w:val="0"/>
          <w:marTop w:val="0"/>
          <w:marBottom w:val="240"/>
          <w:divBdr>
            <w:top w:val="none" w:sz="0" w:space="0" w:color="auto"/>
            <w:left w:val="none" w:sz="0" w:space="0" w:color="auto"/>
            <w:bottom w:val="none" w:sz="0" w:space="0" w:color="auto"/>
            <w:right w:val="none" w:sz="0" w:space="0" w:color="auto"/>
          </w:divBdr>
          <w:divsChild>
            <w:div w:id="176038643">
              <w:marLeft w:val="0"/>
              <w:marRight w:val="0"/>
              <w:marTop w:val="0"/>
              <w:marBottom w:val="0"/>
              <w:divBdr>
                <w:top w:val="none" w:sz="0" w:space="0" w:color="auto"/>
                <w:left w:val="none" w:sz="0" w:space="0" w:color="auto"/>
                <w:bottom w:val="none" w:sz="0" w:space="0" w:color="auto"/>
                <w:right w:val="none" w:sz="0" w:space="0" w:color="auto"/>
              </w:divBdr>
              <w:divsChild>
                <w:div w:id="1280720647">
                  <w:marLeft w:val="0"/>
                  <w:marRight w:val="0"/>
                  <w:marTop w:val="0"/>
                  <w:marBottom w:val="0"/>
                  <w:divBdr>
                    <w:top w:val="none" w:sz="0" w:space="0" w:color="auto"/>
                    <w:left w:val="none" w:sz="0" w:space="0" w:color="auto"/>
                    <w:bottom w:val="none" w:sz="0" w:space="0" w:color="auto"/>
                    <w:right w:val="none" w:sz="0" w:space="0" w:color="auto"/>
                  </w:divBdr>
                  <w:divsChild>
                    <w:div w:id="1404644557">
                      <w:marLeft w:val="0"/>
                      <w:marRight w:val="0"/>
                      <w:marTop w:val="0"/>
                      <w:marBottom w:val="0"/>
                      <w:divBdr>
                        <w:top w:val="none" w:sz="0" w:space="0" w:color="auto"/>
                        <w:left w:val="none" w:sz="0" w:space="0" w:color="auto"/>
                        <w:bottom w:val="none" w:sz="0" w:space="0" w:color="auto"/>
                        <w:right w:val="none" w:sz="0" w:space="0" w:color="auto"/>
                      </w:divBdr>
                      <w:divsChild>
                        <w:div w:id="115372602">
                          <w:marLeft w:val="0"/>
                          <w:marRight w:val="0"/>
                          <w:marTop w:val="0"/>
                          <w:marBottom w:val="0"/>
                          <w:divBdr>
                            <w:top w:val="none" w:sz="0" w:space="0" w:color="auto"/>
                            <w:left w:val="none" w:sz="0" w:space="0" w:color="auto"/>
                            <w:bottom w:val="none" w:sz="0" w:space="0" w:color="auto"/>
                            <w:right w:val="none" w:sz="0" w:space="0" w:color="auto"/>
                          </w:divBdr>
                          <w:divsChild>
                            <w:div w:id="444690003">
                              <w:marLeft w:val="0"/>
                              <w:marRight w:val="0"/>
                              <w:marTop w:val="0"/>
                              <w:marBottom w:val="0"/>
                              <w:divBdr>
                                <w:top w:val="none" w:sz="0" w:space="0" w:color="auto"/>
                                <w:left w:val="none" w:sz="0" w:space="0" w:color="auto"/>
                                <w:bottom w:val="none" w:sz="0" w:space="0" w:color="auto"/>
                                <w:right w:val="none" w:sz="0" w:space="0" w:color="auto"/>
                              </w:divBdr>
                              <w:divsChild>
                                <w:div w:id="462164140">
                                  <w:marLeft w:val="0"/>
                                  <w:marRight w:val="0"/>
                                  <w:marTop w:val="0"/>
                                  <w:marBottom w:val="240"/>
                                  <w:divBdr>
                                    <w:top w:val="none" w:sz="0" w:space="0" w:color="auto"/>
                                    <w:left w:val="none" w:sz="0" w:space="0" w:color="auto"/>
                                    <w:bottom w:val="none" w:sz="0" w:space="0" w:color="auto"/>
                                    <w:right w:val="none" w:sz="0" w:space="0" w:color="auto"/>
                                  </w:divBdr>
                                  <w:divsChild>
                                    <w:div w:id="1315376163">
                                      <w:marLeft w:val="0"/>
                                      <w:marRight w:val="0"/>
                                      <w:marTop w:val="0"/>
                                      <w:marBottom w:val="0"/>
                                      <w:divBdr>
                                        <w:top w:val="none" w:sz="0" w:space="0" w:color="auto"/>
                                        <w:left w:val="none" w:sz="0" w:space="0" w:color="auto"/>
                                        <w:bottom w:val="none" w:sz="0" w:space="0" w:color="auto"/>
                                        <w:right w:val="none" w:sz="0" w:space="0" w:color="auto"/>
                                      </w:divBdr>
                                      <w:divsChild>
                                        <w:div w:id="904756501">
                                          <w:marLeft w:val="0"/>
                                          <w:marRight w:val="0"/>
                                          <w:marTop w:val="0"/>
                                          <w:marBottom w:val="0"/>
                                          <w:divBdr>
                                            <w:top w:val="none" w:sz="0" w:space="0" w:color="auto"/>
                                            <w:left w:val="none" w:sz="0" w:space="0" w:color="auto"/>
                                            <w:bottom w:val="none" w:sz="0" w:space="0" w:color="auto"/>
                                            <w:right w:val="none" w:sz="0" w:space="0" w:color="auto"/>
                                          </w:divBdr>
                                          <w:divsChild>
                                            <w:div w:id="1492208603">
                                              <w:marLeft w:val="0"/>
                                              <w:marRight w:val="0"/>
                                              <w:marTop w:val="0"/>
                                              <w:marBottom w:val="0"/>
                                              <w:divBdr>
                                                <w:top w:val="none" w:sz="0" w:space="0" w:color="auto"/>
                                                <w:left w:val="none" w:sz="0" w:space="0" w:color="auto"/>
                                                <w:bottom w:val="none" w:sz="0" w:space="0" w:color="auto"/>
                                                <w:right w:val="none" w:sz="0" w:space="0" w:color="auto"/>
                                              </w:divBdr>
                                              <w:divsChild>
                                                <w:div w:id="21076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5943862">
      <w:bodyDiv w:val="1"/>
      <w:marLeft w:val="0"/>
      <w:marRight w:val="0"/>
      <w:marTop w:val="0"/>
      <w:marBottom w:val="0"/>
      <w:divBdr>
        <w:top w:val="none" w:sz="0" w:space="0" w:color="auto"/>
        <w:left w:val="none" w:sz="0" w:space="0" w:color="auto"/>
        <w:bottom w:val="none" w:sz="0" w:space="0" w:color="auto"/>
        <w:right w:val="none" w:sz="0" w:space="0" w:color="auto"/>
      </w:divBdr>
      <w:divsChild>
        <w:div w:id="1522663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626509">
      <w:bodyDiv w:val="1"/>
      <w:marLeft w:val="0"/>
      <w:marRight w:val="0"/>
      <w:marTop w:val="0"/>
      <w:marBottom w:val="0"/>
      <w:divBdr>
        <w:top w:val="none" w:sz="0" w:space="0" w:color="auto"/>
        <w:left w:val="none" w:sz="0" w:space="0" w:color="auto"/>
        <w:bottom w:val="none" w:sz="0" w:space="0" w:color="auto"/>
        <w:right w:val="none" w:sz="0" w:space="0" w:color="auto"/>
      </w:divBdr>
    </w:div>
    <w:div w:id="1638144585">
      <w:bodyDiv w:val="1"/>
      <w:marLeft w:val="0"/>
      <w:marRight w:val="0"/>
      <w:marTop w:val="0"/>
      <w:marBottom w:val="0"/>
      <w:divBdr>
        <w:top w:val="none" w:sz="0" w:space="0" w:color="auto"/>
        <w:left w:val="none" w:sz="0" w:space="0" w:color="auto"/>
        <w:bottom w:val="none" w:sz="0" w:space="0" w:color="auto"/>
        <w:right w:val="none" w:sz="0" w:space="0" w:color="auto"/>
      </w:divBdr>
    </w:div>
    <w:div w:id="1661999261">
      <w:bodyDiv w:val="1"/>
      <w:marLeft w:val="0"/>
      <w:marRight w:val="0"/>
      <w:marTop w:val="0"/>
      <w:marBottom w:val="0"/>
      <w:divBdr>
        <w:top w:val="none" w:sz="0" w:space="0" w:color="auto"/>
        <w:left w:val="none" w:sz="0" w:space="0" w:color="auto"/>
        <w:bottom w:val="none" w:sz="0" w:space="0" w:color="auto"/>
        <w:right w:val="none" w:sz="0" w:space="0" w:color="auto"/>
      </w:divBdr>
    </w:div>
    <w:div w:id="1694259684">
      <w:bodyDiv w:val="1"/>
      <w:marLeft w:val="0"/>
      <w:marRight w:val="0"/>
      <w:marTop w:val="0"/>
      <w:marBottom w:val="0"/>
      <w:divBdr>
        <w:top w:val="none" w:sz="0" w:space="0" w:color="auto"/>
        <w:left w:val="none" w:sz="0" w:space="0" w:color="auto"/>
        <w:bottom w:val="none" w:sz="0" w:space="0" w:color="auto"/>
        <w:right w:val="none" w:sz="0" w:space="0" w:color="auto"/>
      </w:divBdr>
    </w:div>
    <w:div w:id="1720785844">
      <w:bodyDiv w:val="1"/>
      <w:marLeft w:val="0"/>
      <w:marRight w:val="0"/>
      <w:marTop w:val="0"/>
      <w:marBottom w:val="0"/>
      <w:divBdr>
        <w:top w:val="none" w:sz="0" w:space="0" w:color="auto"/>
        <w:left w:val="none" w:sz="0" w:space="0" w:color="auto"/>
        <w:bottom w:val="none" w:sz="0" w:space="0" w:color="auto"/>
        <w:right w:val="none" w:sz="0" w:space="0" w:color="auto"/>
      </w:divBdr>
    </w:div>
    <w:div w:id="1826899414">
      <w:bodyDiv w:val="1"/>
      <w:marLeft w:val="0"/>
      <w:marRight w:val="0"/>
      <w:marTop w:val="0"/>
      <w:marBottom w:val="0"/>
      <w:divBdr>
        <w:top w:val="none" w:sz="0" w:space="0" w:color="auto"/>
        <w:left w:val="none" w:sz="0" w:space="0" w:color="auto"/>
        <w:bottom w:val="none" w:sz="0" w:space="0" w:color="auto"/>
        <w:right w:val="none" w:sz="0" w:space="0" w:color="auto"/>
      </w:divBdr>
      <w:divsChild>
        <w:div w:id="944074466">
          <w:marLeft w:val="0"/>
          <w:marRight w:val="0"/>
          <w:marTop w:val="0"/>
          <w:marBottom w:val="0"/>
          <w:divBdr>
            <w:top w:val="none" w:sz="0" w:space="0" w:color="auto"/>
            <w:left w:val="none" w:sz="0" w:space="0" w:color="auto"/>
            <w:bottom w:val="none" w:sz="0" w:space="0" w:color="auto"/>
            <w:right w:val="none" w:sz="0" w:space="0" w:color="auto"/>
          </w:divBdr>
        </w:div>
        <w:div w:id="1580554524">
          <w:marLeft w:val="0"/>
          <w:marRight w:val="0"/>
          <w:marTop w:val="0"/>
          <w:marBottom w:val="0"/>
          <w:divBdr>
            <w:top w:val="none" w:sz="0" w:space="0" w:color="auto"/>
            <w:left w:val="none" w:sz="0" w:space="0" w:color="auto"/>
            <w:bottom w:val="none" w:sz="0" w:space="0" w:color="auto"/>
            <w:right w:val="none" w:sz="0" w:space="0" w:color="auto"/>
          </w:divBdr>
        </w:div>
      </w:divsChild>
    </w:div>
    <w:div w:id="1968854599">
      <w:bodyDiv w:val="1"/>
      <w:marLeft w:val="0"/>
      <w:marRight w:val="0"/>
      <w:marTop w:val="0"/>
      <w:marBottom w:val="0"/>
      <w:divBdr>
        <w:top w:val="none" w:sz="0" w:space="0" w:color="auto"/>
        <w:left w:val="none" w:sz="0" w:space="0" w:color="auto"/>
        <w:bottom w:val="none" w:sz="0" w:space="0" w:color="auto"/>
        <w:right w:val="none" w:sz="0" w:space="0" w:color="auto"/>
      </w:divBdr>
    </w:div>
    <w:div w:id="1970084359">
      <w:bodyDiv w:val="1"/>
      <w:marLeft w:val="0"/>
      <w:marRight w:val="0"/>
      <w:marTop w:val="0"/>
      <w:marBottom w:val="0"/>
      <w:divBdr>
        <w:top w:val="none" w:sz="0" w:space="0" w:color="auto"/>
        <w:left w:val="none" w:sz="0" w:space="0" w:color="auto"/>
        <w:bottom w:val="none" w:sz="0" w:space="0" w:color="auto"/>
        <w:right w:val="none" w:sz="0" w:space="0" w:color="auto"/>
      </w:divBdr>
    </w:div>
    <w:div w:id="2057854700">
      <w:bodyDiv w:val="1"/>
      <w:marLeft w:val="0"/>
      <w:marRight w:val="0"/>
      <w:marTop w:val="0"/>
      <w:marBottom w:val="0"/>
      <w:divBdr>
        <w:top w:val="none" w:sz="0" w:space="0" w:color="auto"/>
        <w:left w:val="none" w:sz="0" w:space="0" w:color="auto"/>
        <w:bottom w:val="none" w:sz="0" w:space="0" w:color="auto"/>
        <w:right w:val="none" w:sz="0" w:space="0" w:color="auto"/>
      </w:divBdr>
      <w:divsChild>
        <w:div w:id="1312371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881714">
      <w:bodyDiv w:val="1"/>
      <w:marLeft w:val="0"/>
      <w:marRight w:val="0"/>
      <w:marTop w:val="0"/>
      <w:marBottom w:val="0"/>
      <w:divBdr>
        <w:top w:val="none" w:sz="0" w:space="0" w:color="auto"/>
        <w:left w:val="none" w:sz="0" w:space="0" w:color="auto"/>
        <w:bottom w:val="none" w:sz="0" w:space="0" w:color="auto"/>
        <w:right w:val="none" w:sz="0" w:space="0" w:color="auto"/>
      </w:divBdr>
    </w:div>
    <w:div w:id="2091341575">
      <w:bodyDiv w:val="1"/>
      <w:marLeft w:val="0"/>
      <w:marRight w:val="0"/>
      <w:marTop w:val="0"/>
      <w:marBottom w:val="0"/>
      <w:divBdr>
        <w:top w:val="none" w:sz="0" w:space="0" w:color="auto"/>
        <w:left w:val="none" w:sz="0" w:space="0" w:color="auto"/>
        <w:bottom w:val="none" w:sz="0" w:space="0" w:color="auto"/>
        <w:right w:val="none" w:sz="0" w:space="0" w:color="auto"/>
      </w:divBdr>
    </w:div>
    <w:div w:id="2108232251">
      <w:bodyDiv w:val="1"/>
      <w:marLeft w:val="0"/>
      <w:marRight w:val="0"/>
      <w:marTop w:val="0"/>
      <w:marBottom w:val="0"/>
      <w:divBdr>
        <w:top w:val="none" w:sz="0" w:space="0" w:color="auto"/>
        <w:left w:val="none" w:sz="0" w:space="0" w:color="auto"/>
        <w:bottom w:val="none" w:sz="0" w:space="0" w:color="auto"/>
        <w:right w:val="none" w:sz="0" w:space="0" w:color="auto"/>
      </w:divBdr>
      <w:divsChild>
        <w:div w:id="141040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hyperlink" Target="https://www.economie.gouv.fr/daj/formulaires-declaration-du-candidat" TargetMode="External"/><Relationship Id="rId3" Type="http://schemas.openxmlformats.org/officeDocument/2006/relationships/customXml" Target="../customXml/item3.xml"/><Relationship Id="rId21" Type="http://schemas.openxmlformats.org/officeDocument/2006/relationships/hyperlink" Target="https://www.marchespublics.gouv.fr"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hyperlink" Target="https://www.economie.gouv.fr/daj/formulaires-declaration-du-candidat" TargetMode="Externa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www.marches-publics.gouv.f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economie.gouv.fr/daj/formulaires-declaration-du-candidat" TargetMode="Externa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hyperlink" Target="https://www.marches-publics.gouv.fr/faq/?token=eb84f6c3-780d-4d6b-a99c-1ff3d96ed7a2" TargetMode="External"/><Relationship Id="rId28"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yperlink" Target="http://www.marches-publics.gouv.fr"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www.marches-publics.gouv.fr" TargetMode="External"/><Relationship Id="rId22" Type="http://schemas.openxmlformats.org/officeDocument/2006/relationships/hyperlink" Target="http://www.marches-publics.gouv.fr" TargetMode="External"/><Relationship Id="rId27" Type="http://schemas.openxmlformats.org/officeDocument/2006/relationships/hyperlink" Target="mailto:ta-versailles@juradm.fr" TargetMode="External"/><Relationship Id="rId30"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texte" ma:contentTypeID="0x0101000C1FEF98C537284FA027D7DCB5BFF1080200A85637F6BB4676439E466136D02856D0" ma:contentTypeVersion="2" ma:contentTypeDescription="" ma:contentTypeScope="" ma:versionID="4ba5e841cf20f19ae8ea9ccec86a4c69">
  <xsd:schema xmlns:xsd="http://www.w3.org/2001/XMLSchema" xmlns:xs="http://www.w3.org/2001/XMLSchema" xmlns:p="http://schemas.microsoft.com/office/2006/metadata/properties" xmlns:ns2="b0a812f8-5037-48d5-97b4-1401f3ccf285" xmlns:ns4="http://schemas.microsoft.com/sharepoint/v4" targetNamespace="http://schemas.microsoft.com/office/2006/metadata/properties" ma:root="true" ma:fieldsID="c645a9b4e77a0d44c78986e6ad2ee8af" ns2:_="" ns4:_="">
    <xsd:import namespace="b0a812f8-5037-48d5-97b4-1401f3ccf285"/>
    <xsd:import namespace="http://schemas.microsoft.com/sharepoint/v4"/>
    <xsd:element name="properties">
      <xsd:complexType>
        <xsd:sequence>
          <xsd:element name="documentManagement">
            <xsd:complexType>
              <xsd:all>
                <xsd:element ref="ns2:Titre_Doc"/>
                <xsd:element ref="ns2:Description_x0020_document" minOccurs="0"/>
                <xsd:element ref="ns2:Item_x0020_projet_x0020_-_x0020_thème" minOccurs="0"/>
                <xsd:element ref="ns2:Document_x0020_externe" minOccurs="0"/>
                <xsd:element ref="ns2:Identifiant_x0020_externe" minOccurs="0"/>
                <xsd:element ref="ns2:Version_x0020_du_x0020_document" minOccurs="0"/>
                <xsd:element ref="ns2:ofd664c5e77c4154afc1fc6933f09672" minOccurs="0"/>
                <xsd:element ref="ns2:d57c5de1dab04755aaba3c0386b46478" minOccurs="0"/>
                <xsd:element ref="ns2:a4b8915eeb464c8eb07f735f1f0e09f5" minOccurs="0"/>
                <xsd:element ref="ns2:pdc50ce20b9d4fad92fe58cca04a10c2" minOccurs="0"/>
                <xsd:element ref="ns2:nbedf3b570b445f38c5d2d1fb9820dd0" minOccurs="0"/>
                <xsd:element ref="ns2:TaxCatchAllLabel" minOccurs="0"/>
                <xsd:element ref="ns2:TaxCatchAll" minOccurs="0"/>
                <xsd:element ref="ns2:_dlc_DocId" minOccurs="0"/>
                <xsd:element ref="ns2:_dlc_DocIdUrl" minOccurs="0"/>
                <xsd:element ref="ns2:_dlc_DocIdPersistId" minOccurs="0"/>
                <xsd:element ref="ns2:SharedWithUsers" minOccurs="0"/>
                <xsd:element ref="ns4:IconOverlay" minOccurs="0"/>
                <xsd:element ref="ns2:Statut_x0020_de_x0020_l_x2019_élé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812f8-5037-48d5-97b4-1401f3ccf285" elementFormDefault="qualified">
    <xsd:import namespace="http://schemas.microsoft.com/office/2006/documentManagement/types"/>
    <xsd:import namespace="http://schemas.microsoft.com/office/infopath/2007/PartnerControls"/>
    <xsd:element name="Titre_Doc" ma:index="1" ma:displayName="Titre_Doc" ma:internalName="Titre_Doc">
      <xsd:simpleType>
        <xsd:restriction base="dms:Text">
          <xsd:maxLength value="255"/>
        </xsd:restriction>
      </xsd:simpleType>
    </xsd:element>
    <xsd:element name="Description_x0020_document" ma:index="2" nillable="true" ma:displayName="Description document" ma:internalName="Description_x0020_document">
      <xsd:simpleType>
        <xsd:restriction base="dms:Note">
          <xsd:maxLength value="255"/>
        </xsd:restriction>
      </xsd:simpleType>
    </xsd:element>
    <xsd:element name="Item_x0020_projet_x0020_-_x0020_thème" ma:index="7" nillable="true" ma:displayName="Item projet - thème" ma:description="Item du projet ou du thème" ma:internalName="Item_x0020_projet_x0020__x002d__x0020_th_x00e8_me">
      <xsd:simpleType>
        <xsd:restriction base="dms:Text">
          <xsd:maxLength value="255"/>
        </xsd:restriction>
      </xsd:simpleType>
    </xsd:element>
    <xsd:element name="Document_x0020_externe" ma:index="8" nillable="true" ma:displayName="Document externe" ma:default="0" ma:internalName="Document_x0020_externe">
      <xsd:simpleType>
        <xsd:restriction base="dms:Boolean"/>
      </xsd:simpleType>
    </xsd:element>
    <xsd:element name="Identifiant_x0020_externe" ma:index="9" nillable="true" ma:displayName="Identifiant externe" ma:description="Code ou identifiant d’un document dans son système d'origine" ma:internalName="Identifiant_x0020_externe">
      <xsd:simpleType>
        <xsd:restriction base="dms:Text">
          <xsd:maxLength value="255"/>
        </xsd:restriction>
      </xsd:simpleType>
    </xsd:element>
    <xsd:element name="Version_x0020_du_x0020_document" ma:index="11" nillable="true" ma:displayName="Version du document" ma:internalName="Version_x0020_du_x0020_document">
      <xsd:simpleType>
        <xsd:restriction base="dms:Text">
          <xsd:maxLength value="255"/>
        </xsd:restriction>
      </xsd:simpleType>
    </xsd:element>
    <xsd:element name="ofd664c5e77c4154afc1fc6933f09672" ma:index="13" ma:taxonomy="true" ma:internalName="ofd664c5e77c4154afc1fc6933f09672" ma:taxonomyFieldName="Nature" ma:displayName="Nature" ma:default="" ma:fieldId="{8fd664c5-e77c-4154-afc1-fc6933f09672}" ma:sspId="54843339-79c1-4c32-8cde-95bc3b6485f5" ma:termSetId="fad0c9df-3817-471f-8402-8f1759933602" ma:anchorId="00000000-0000-0000-0000-000000000000" ma:open="false" ma:isKeyword="false">
      <xsd:complexType>
        <xsd:sequence>
          <xsd:element ref="pc:Terms" minOccurs="0" maxOccurs="1"/>
        </xsd:sequence>
      </xsd:complexType>
    </xsd:element>
    <xsd:element name="d57c5de1dab04755aaba3c0386b46478" ma:index="15" nillable="true" ma:taxonomy="true" ma:internalName="d57c5de1dab04755aaba3c0386b46478" ma:taxonomyFieldName="Projet_x0020__x002d__x0020_Th_x00e8_me" ma:displayName="Projet - Thème" ma:default="" ma:fieldId="{d57c5de1-dab0-4755-aaba-3c0386b46478}" ma:sspId="54843339-79c1-4c32-8cde-95bc3b6485f5" ma:termSetId="3b864cc6-eb92-4ae5-a3f1-e02abe29367f" ma:anchorId="00000000-0000-0000-0000-000000000000" ma:open="true" ma:isKeyword="false">
      <xsd:complexType>
        <xsd:sequence>
          <xsd:element ref="pc:Terms" minOccurs="0" maxOccurs="1"/>
        </xsd:sequence>
      </xsd:complexType>
    </xsd:element>
    <xsd:element name="a4b8915eeb464c8eb07f735f1f0e09f5" ma:index="20" nillable="true" ma:taxonomy="true" ma:internalName="a4b8915eeb464c8eb07f735f1f0e09f5" ma:taxonomyFieldName="Mots_x002d_cl_x00e9_s" ma:displayName="Mots-clés" ma:default="" ma:fieldId="{a4b8915e-eb46-4c8e-b07f-735f1f0e09f5}" ma:taxonomyMulti="true" ma:sspId="54843339-79c1-4c32-8cde-95bc3b6485f5" ma:termSetId="b4ce6f55-b410-4518-b408-b042b959bc1d" ma:anchorId="00000000-0000-0000-0000-000000000000" ma:open="false" ma:isKeyword="false">
      <xsd:complexType>
        <xsd:sequence>
          <xsd:element ref="pc:Terms" minOccurs="0" maxOccurs="1"/>
        </xsd:sequence>
      </xsd:complexType>
    </xsd:element>
    <xsd:element name="pdc50ce20b9d4fad92fe58cca04a10c2" ma:index="21" nillable="true" ma:taxonomy="true" ma:internalName="pdc50ce20b9d4fad92fe58cca04a10c2" ma:taxonomyFieldName="Type_x0020_mod_x00e8_le" ma:displayName="Type modèle" ma:default="" ma:fieldId="{9dc50ce2-0b9d-4fad-92fe-58cca04a10c2}" ma:sspId="54843339-79c1-4c32-8cde-95bc3b6485f5" ma:termSetId="aa4d3913-6979-4a12-b2fc-755b80a7fae4" ma:anchorId="00000000-0000-0000-0000-000000000000" ma:open="false" ma:isKeyword="false">
      <xsd:complexType>
        <xsd:sequence>
          <xsd:element ref="pc:Terms" minOccurs="0" maxOccurs="1"/>
        </xsd:sequence>
      </xsd:complexType>
    </xsd:element>
    <xsd:element name="nbedf3b570b445f38c5d2d1fb9820dd0" ma:index="22" ma:taxonomy="true" ma:internalName="nbedf3b570b445f38c5d2d1fb9820dd0" ma:taxonomyFieldName="Protection" ma:displayName="Protection" ma:default="20;#NP|cadf651c-c981-4cf9-9c64-0ba779488b3c" ma:fieldId="{7bedf3b5-70b4-45f3-8c5d-2d1fb9820dd0}" ma:sspId="54843339-79c1-4c32-8cde-95bc3b6485f5" ma:termSetId="96b5afae-ce68-487b-a960-ec0d30df3083" ma:anchorId="00000000-0000-0000-0000-000000000000" ma:open="false" ma:isKeyword="false">
      <xsd:complexType>
        <xsd:sequence>
          <xsd:element ref="pc:Terms" minOccurs="0" maxOccurs="1"/>
        </xsd:sequence>
      </xsd:complexType>
    </xsd:element>
    <xsd:element name="TaxCatchAllLabel" ma:index="23" nillable="true" ma:displayName="Taxonomy Catch All Column1" ma:hidden="true" ma:list="{a78a82ec-99e3-4d5f-bab7-da3e593a3e09}" ma:internalName="TaxCatchAllLabel" ma:readOnly="true" ma:showField="CatchAllDataLabel" ma:web="b0a812f8-5037-48d5-97b4-1401f3ccf285">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hidden="true" ma:list="{a78a82ec-99e3-4d5f-bab7-da3e593a3e09}" ma:internalName="TaxCatchAll" ma:showField="CatchAllData" ma:web="b0a812f8-5037-48d5-97b4-1401f3ccf285">
      <xsd:complexType>
        <xsd:complexContent>
          <xsd:extension base="dms:MultiChoiceLookup">
            <xsd:sequence>
              <xsd:element name="Value" type="dms:Lookup" maxOccurs="unbounded" minOccurs="0" nillable="true"/>
            </xsd:sequence>
          </xsd:extension>
        </xsd:complexContent>
      </xsd:complexType>
    </xsd:element>
    <xsd:element name="_dlc_DocId" ma:index="25" nillable="true" ma:displayName="Valeur d’ID de document" ma:description="Valeur de l’ID de document affecté à cet élément." ma:internalName="_dlc_DocId" ma:readOnly="true">
      <xsd:simpleType>
        <xsd:restriction base="dms:Text"/>
      </xsd:simpleType>
    </xsd:element>
    <xsd:element name="_dlc_DocIdUrl" ma:index="26"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7" nillable="true" ma:displayName="Conserver l’ID" ma:description="Conserver l’ID lors de l’ajout." ma:hidden="true" ma:internalName="_dlc_DocIdPersistId" ma:readOnly="true">
      <xsd:simpleType>
        <xsd:restriction base="dms:Boolean"/>
      </xsd:simpleType>
    </xsd:element>
    <xsd:element name="SharedWithUsers" ma:index="2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t_x0020_de_x0020_l_x2019_élément" ma:index="32" nillable="true" ma:displayName="Statut de l'élément" ma:internalName="Statut_x0020_de_x0020_l_x2019__x00e9_l_x00e9_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Type de contenu"/>
        <xsd:element ref="dc:title" minOccurs="0" maxOccurs="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p:properties xmlns:p="http://schemas.microsoft.com/office/2006/metadata/properties" xmlns:xsi="http://www.w3.org/2001/XMLSchema-instance" xmlns:pc="http://schemas.microsoft.com/office/infopath/2007/PartnerControls">
  <documentManagement>
    <ofd664c5e77c4154afc1fc6933f09672 xmlns="b0a812f8-5037-48d5-97b4-1401f3ccf285">
      <Terms xmlns="http://schemas.microsoft.com/office/infopath/2007/PartnerControls">
        <TermInfo xmlns="http://schemas.microsoft.com/office/infopath/2007/PartnerControls">
          <TermName xmlns="http://schemas.microsoft.com/office/infopath/2007/PartnerControls">Règlement de la consultation</TermName>
          <TermId xmlns="http://schemas.microsoft.com/office/infopath/2007/PartnerControls">58424b4c-a9b7-47ff-9b7a-1512d365cb58</TermId>
        </TermInfo>
      </Terms>
    </ofd664c5e77c4154afc1fc6933f09672>
    <Document_x0020_externe xmlns="b0a812f8-5037-48d5-97b4-1401f3ccf285">false</Document_x0020_externe>
    <Description_x0020_document xmlns="b0a812f8-5037-48d5-97b4-1401f3ccf285" xsi:nil="true"/>
    <Version_x0020_du_x0020_document xmlns="b0a812f8-5037-48d5-97b4-1401f3ccf285">0.69</Version_x0020_du_x0020_document>
    <TaxCatchAll xmlns="b0a812f8-5037-48d5-97b4-1401f3ccf285">
      <Value>20</Value>
      <Value>97</Value>
    </TaxCatchAll>
    <pdc50ce20b9d4fad92fe58cca04a10c2 xmlns="b0a812f8-5037-48d5-97b4-1401f3ccf285">
      <Terms xmlns="http://schemas.microsoft.com/office/infopath/2007/PartnerControls"/>
    </pdc50ce20b9d4fad92fe58cca04a10c2>
    <nbedf3b570b445f38c5d2d1fb9820dd0 xmlns="b0a812f8-5037-48d5-97b4-1401f3ccf285">
      <Terms xmlns="http://schemas.microsoft.com/office/infopath/2007/PartnerControls">
        <TermInfo xmlns="http://schemas.microsoft.com/office/infopath/2007/PartnerControls">
          <TermName xmlns="http://schemas.microsoft.com/office/infopath/2007/PartnerControls">NP</TermName>
          <TermId xmlns="http://schemas.microsoft.com/office/infopath/2007/PartnerControls">cadf651c-c981-4cf9-9c64-0ba779488b3c</TermId>
        </TermInfo>
      </Terms>
    </nbedf3b570b445f38c5d2d1fb9820dd0>
    <Item_x0020_projet_x0020_-_x0020_thème xmlns="b0a812f8-5037-48d5-97b4-1401f3ccf285" xsi:nil="true"/>
    <IconOverlay xmlns="http://schemas.microsoft.com/sharepoint/v4" xsi:nil="true"/>
    <a4b8915eeb464c8eb07f735f1f0e09f5 xmlns="b0a812f8-5037-48d5-97b4-1401f3ccf285">
      <Terms xmlns="http://schemas.microsoft.com/office/infopath/2007/PartnerControls"/>
    </a4b8915eeb464c8eb07f735f1f0e09f5>
    <d57c5de1dab04755aaba3c0386b46478 xmlns="b0a812f8-5037-48d5-97b4-1401f3ccf285">
      <Terms xmlns="http://schemas.microsoft.com/office/infopath/2007/PartnerControls"/>
    </d57c5de1dab04755aaba3c0386b46478>
    <Statut_x0020_de_x0020_l_x2019_élément xmlns="b0a812f8-5037-48d5-97b4-1401f3ccf285" xsi:nil="true"/>
    <Identifiant_x0020_externe xmlns="b0a812f8-5037-48d5-97b4-1401f3ccf285" xsi:nil="true"/>
    <Titre_Doc xmlns="b0a812f8-5037-48d5-97b4-1401f3ccf285">RC SSP DAF_2023_000584</Titre_Doc>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8BEE1C-186A-4A45-B6D1-C2919B065079}">
  <ds:schemaRefs>
    <ds:schemaRef ds:uri="http://schemas.microsoft.com/sharepoint/v3/contenttype/forms"/>
  </ds:schemaRefs>
</ds:datastoreItem>
</file>

<file path=customXml/itemProps2.xml><?xml version="1.0" encoding="utf-8"?>
<ds:datastoreItem xmlns:ds="http://schemas.openxmlformats.org/officeDocument/2006/customXml" ds:itemID="{5BA30D99-5F1E-4DA9-9F17-846659C58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812f8-5037-48d5-97b4-1401f3ccf285"/>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162FEE-E164-4EE4-B158-B833C81660CA}">
  <ds:schemaRefs>
    <ds:schemaRef ds:uri="http://schemas.microsoft.com/sharepoint/events"/>
  </ds:schemaRefs>
</ds:datastoreItem>
</file>

<file path=customXml/itemProps4.xml><?xml version="1.0" encoding="utf-8"?>
<ds:datastoreItem xmlns:ds="http://schemas.openxmlformats.org/officeDocument/2006/customXml" ds:itemID="{EB193F3F-C28E-431D-94B0-DEE5E8FDDA1E}">
  <ds:schemaRefs>
    <ds:schemaRef ds:uri="http://purl.org/dc/elements/1.1/"/>
    <ds:schemaRef ds:uri="http://schemas.microsoft.com/sharepoint/v4"/>
    <ds:schemaRef ds:uri="http://schemas.openxmlformats.org/package/2006/metadata/core-properties"/>
    <ds:schemaRef ds:uri="http://purl.org/dc/terms/"/>
    <ds:schemaRef ds:uri="http://schemas.microsoft.com/office/2006/documentManagement/types"/>
    <ds:schemaRef ds:uri="http://schemas.microsoft.com/office/infopath/2007/PartnerControls"/>
    <ds:schemaRef ds:uri="b0a812f8-5037-48d5-97b4-1401f3ccf285"/>
    <ds:schemaRef ds:uri="http://schemas.microsoft.com/office/2006/metadata/properties"/>
    <ds:schemaRef ds:uri="http://www.w3.org/XML/1998/namespace"/>
    <ds:schemaRef ds:uri="http://purl.org/dc/dcmitype/"/>
  </ds:schemaRefs>
</ds:datastoreItem>
</file>

<file path=customXml/itemProps5.xml><?xml version="1.0" encoding="utf-8"?>
<ds:datastoreItem xmlns:ds="http://schemas.openxmlformats.org/officeDocument/2006/customXml" ds:itemID="{04E5D9DE-0C53-47C3-9973-8035E50CAA3D}">
  <ds:schemaRefs>
    <ds:schemaRef ds:uri="http://schemas.openxmlformats.org/officeDocument/2006/bibliography"/>
  </ds:schemaRefs>
</ds:datastoreItem>
</file>

<file path=customXml/itemProps6.xml><?xml version="1.0" encoding="utf-8"?>
<ds:datastoreItem xmlns:ds="http://schemas.openxmlformats.org/officeDocument/2006/customXml" ds:itemID="{048DC754-66C9-4317-ABAE-636E19265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16</Pages>
  <Words>6660</Words>
  <Characters>36633</Characters>
  <Application>Microsoft Office Word</Application>
  <DocSecurity>0</DocSecurity>
  <Lines>305</Lines>
  <Paragraphs>86</Paragraphs>
  <ScaleCrop>false</ScaleCrop>
  <HeadingPairs>
    <vt:vector size="2" baseType="variant">
      <vt:variant>
        <vt:lpstr>Titre</vt:lpstr>
      </vt:variant>
      <vt:variant>
        <vt:i4>1</vt:i4>
      </vt:variant>
    </vt:vector>
  </HeadingPairs>
  <TitlesOfParts>
    <vt:vector size="1" baseType="lpstr">
      <vt:lpstr>MARCHES PUBLICS DE TRAVAUX</vt:lpstr>
    </vt:vector>
  </TitlesOfParts>
  <Company>Ministère de la Défense</Company>
  <LinksUpToDate>false</LinksUpToDate>
  <CharactersWithSpaces>43207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MARCHES PUBLICS DE TRAVAUX</dc:title>
  <dc:subject/>
  <dc:creator>LEPAGE Remi IEF MINDEF</dc:creator>
  <cp:keywords/>
  <cp:lastModifiedBy>CHAILLEU Elodie ASC NIV 2 OT</cp:lastModifiedBy>
  <cp:revision>211</cp:revision>
  <cp:lastPrinted>2023-03-13T15:23:00Z</cp:lastPrinted>
  <dcterms:created xsi:type="dcterms:W3CDTF">2023-02-24T06:32:00Z</dcterms:created>
  <dcterms:modified xsi:type="dcterms:W3CDTF">2023-06-12T14:06:00Z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0x0101000C1FEF98C537284FA027D7DCB5BFF1080200A85637F6BB4676439E466136D02856D0</vt:lpwstr>
  </property>
  <property fmtid="{D5CDD505-2E9C-101B-9397-08002B2CF9AE}" pid="3" name="Nature">
    <vt:lpwstr>97;#Règlement de la consultation|58424b4c-a9b7-47ff-9b7a-1512d365cb58</vt:lpwstr>
  </property>
  <property fmtid="{D5CDD505-2E9C-101B-9397-08002B2CF9AE}" pid="4" name="Mots-clés">
    <vt:lpwstr/>
  </property>
  <property fmtid="{D5CDD505-2E9C-101B-9397-08002B2CF9AE}" pid="5" name="Type modèle">
    <vt:lpwstr/>
  </property>
  <property fmtid="{D5CDD505-2E9C-101B-9397-08002B2CF9AE}" pid="6" name="Projet - Thème">
    <vt:lpwstr/>
  </property>
  <property fmtid="{D5CDD505-2E9C-101B-9397-08002B2CF9AE}" pid="7" name="Protection">
    <vt:lpwstr>20;#NP|cadf651c-c981-4cf9-9c64-0ba779488b3c</vt:lpwstr>
  </property>
</Properties>
</file>